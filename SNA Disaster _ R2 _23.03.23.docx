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2"/>
        <w:id w:val="-1944055644"/>
      </w:sdtPr>
      <w:sdtEndPr/>
      <w:sdtContent>
        <w:p w14:paraId="2EA517CE" w14:textId="0A7186E7" w:rsidR="00475B8D" w:rsidRDefault="006C65A5">
          <w:pPr>
            <w:pStyle w:val="Heading1"/>
            <w:spacing w:line="360" w:lineRule="auto"/>
            <w:jc w:val="center"/>
            <w:rPr>
              <w:del w:id="0" w:author="Lovreglio, Ruggiero" w:date="2022-07-13T17:34:00Z"/>
              <w:rFonts w:ascii="Times New Roman" w:eastAsia="Times New Roman" w:hAnsi="Times New Roman" w:cs="Times New Roman"/>
              <w:b/>
              <w:color w:val="000000"/>
            </w:rPr>
          </w:pPr>
          <w:r>
            <w:rPr>
              <w:rFonts w:ascii="Times New Roman" w:eastAsia="Times New Roman" w:hAnsi="Times New Roman" w:cs="Times New Roman"/>
              <w:b/>
              <w:color w:val="000000"/>
            </w:rPr>
            <w:t>AN EXPLORATORY CASE STUDY ON INFRASTRUCTURE RESILIENCE IN KERALA</w:t>
          </w:r>
          <w:sdt>
            <w:sdtPr>
              <w:tag w:val="goog_rdk_0"/>
              <w:id w:val="-323277657"/>
            </w:sdtPr>
            <w:sdtEndPr/>
            <w:sdtContent>
              <w:ins w:id="1" w:author="Lovreglio, Ruggiero" w:date="2022-07-13T17:34:00Z">
                <w:r>
                  <w:rPr>
                    <w:rFonts w:ascii="Times New Roman" w:eastAsia="Times New Roman" w:hAnsi="Times New Roman" w:cs="Times New Roman"/>
                    <w:b/>
                    <w:color w:val="000000"/>
                  </w:rPr>
                  <w:t xml:space="preserve"> </w:t>
                </w:r>
              </w:ins>
            </w:sdtContent>
          </w:sdt>
          <w:sdt>
            <w:sdtPr>
              <w:tag w:val="goog_rdk_1"/>
              <w:id w:val="1208374010"/>
              <w:showingPlcHdr/>
            </w:sdtPr>
            <w:sdtEndPr/>
            <w:sdtContent>
              <w:r w:rsidR="007B085B">
                <w:t xml:space="preserve">     </w:t>
              </w:r>
            </w:sdtContent>
          </w:sdt>
        </w:p>
      </w:sdtContent>
    </w:sdt>
    <w:p w14:paraId="0E8F05BE" w14:textId="5A73F92D" w:rsidR="00475B8D" w:rsidRPr="009F0753" w:rsidRDefault="006C65A5">
      <w:pPr>
        <w:pStyle w:val="Heading1"/>
        <w:spacing w:line="360" w:lineRule="auto"/>
        <w:jc w:val="center"/>
        <w:rPr>
          <w:rFonts w:ascii="Times New Roman" w:eastAsia="Times New Roman" w:hAnsi="Times New Roman" w:cs="Times New Roman"/>
          <w:b/>
          <w:color w:val="000000"/>
          <w:lang w:val="it-IT"/>
        </w:rPr>
      </w:pPr>
      <w:r w:rsidRPr="009F0753">
        <w:rPr>
          <w:rFonts w:ascii="Times New Roman" w:eastAsia="Times New Roman" w:hAnsi="Times New Roman" w:cs="Times New Roman"/>
          <w:b/>
          <w:color w:val="000000"/>
          <w:lang w:val="it-IT"/>
        </w:rPr>
        <w:t xml:space="preserve">USING </w:t>
      </w:r>
      <w:sdt>
        <w:sdtPr>
          <w:tag w:val="goog_rdk_3"/>
          <w:id w:val="-1245262645"/>
        </w:sdtPr>
        <w:sdtEndPr/>
        <w:sdtContent/>
      </w:sdt>
      <w:r w:rsidRPr="009F0753">
        <w:rPr>
          <w:rFonts w:ascii="Times New Roman" w:eastAsia="Times New Roman" w:hAnsi="Times New Roman" w:cs="Times New Roman"/>
          <w:b/>
          <w:color w:val="000000"/>
          <w:lang w:val="it-IT"/>
        </w:rPr>
        <w:t>SOCIAL MEDIA ANALYSIS</w:t>
      </w:r>
    </w:p>
    <w:p w14:paraId="1FDBFD94" w14:textId="77777777" w:rsidR="00475B8D" w:rsidRPr="009F0753" w:rsidRDefault="006C65A5">
      <w:pPr>
        <w:spacing w:line="240" w:lineRule="auto"/>
        <w:ind w:left="284"/>
        <w:jc w:val="center"/>
        <w:rPr>
          <w:rFonts w:ascii="Times New Roman" w:eastAsia="Times New Roman" w:hAnsi="Times New Roman" w:cs="Times New Roman"/>
          <w:b/>
          <w:sz w:val="24"/>
          <w:szCs w:val="24"/>
          <w:lang w:val="it-IT"/>
        </w:rPr>
      </w:pPr>
      <w:r w:rsidRPr="009F0753">
        <w:rPr>
          <w:rFonts w:ascii="Times New Roman" w:eastAsia="Times New Roman" w:hAnsi="Times New Roman" w:cs="Times New Roman"/>
          <w:b/>
          <w:sz w:val="24"/>
          <w:szCs w:val="24"/>
          <w:lang w:val="it-IT"/>
        </w:rPr>
        <w:t>Dinesh Pugalenthi</w:t>
      </w:r>
      <w:r w:rsidRPr="009F0753">
        <w:rPr>
          <w:rFonts w:ascii="Times New Roman" w:eastAsia="Times New Roman" w:hAnsi="Times New Roman" w:cs="Times New Roman"/>
          <w:b/>
          <w:sz w:val="24"/>
          <w:szCs w:val="24"/>
          <w:vertAlign w:val="superscript"/>
          <w:lang w:val="it-IT"/>
        </w:rPr>
        <w:t>1</w:t>
      </w:r>
      <w:r w:rsidRPr="009F0753">
        <w:rPr>
          <w:rFonts w:ascii="Times New Roman" w:eastAsia="Times New Roman" w:hAnsi="Times New Roman" w:cs="Times New Roman"/>
          <w:b/>
          <w:sz w:val="24"/>
          <w:szCs w:val="24"/>
          <w:lang w:val="it-IT"/>
        </w:rPr>
        <w:t>, K. S. Anandh</w:t>
      </w:r>
      <w:r w:rsidRPr="009F0753">
        <w:rPr>
          <w:rFonts w:ascii="Times New Roman" w:eastAsia="Times New Roman" w:hAnsi="Times New Roman" w:cs="Times New Roman"/>
          <w:b/>
          <w:sz w:val="24"/>
          <w:szCs w:val="24"/>
          <w:vertAlign w:val="superscript"/>
          <w:lang w:val="it-IT"/>
        </w:rPr>
        <w:t>2</w:t>
      </w:r>
      <w:r w:rsidRPr="009F0753">
        <w:rPr>
          <w:rFonts w:ascii="Times New Roman" w:eastAsia="Times New Roman" w:hAnsi="Times New Roman" w:cs="Times New Roman"/>
          <w:b/>
          <w:sz w:val="24"/>
          <w:szCs w:val="24"/>
          <w:lang w:val="it-IT"/>
        </w:rPr>
        <w:t>, K. Prasanna</w:t>
      </w:r>
      <w:r w:rsidRPr="009F0753">
        <w:rPr>
          <w:rFonts w:ascii="Times New Roman" w:eastAsia="Times New Roman" w:hAnsi="Times New Roman" w:cs="Times New Roman"/>
          <w:b/>
          <w:sz w:val="24"/>
          <w:szCs w:val="24"/>
          <w:vertAlign w:val="superscript"/>
          <w:lang w:val="it-IT"/>
        </w:rPr>
        <w:t>2</w:t>
      </w:r>
      <w:r w:rsidRPr="009F0753">
        <w:rPr>
          <w:rFonts w:ascii="Times New Roman" w:eastAsia="Times New Roman" w:hAnsi="Times New Roman" w:cs="Times New Roman"/>
          <w:b/>
          <w:sz w:val="24"/>
          <w:szCs w:val="24"/>
          <w:lang w:val="it-IT"/>
        </w:rPr>
        <w:t>, Ruggiero Lovreglio</w:t>
      </w:r>
      <w:r w:rsidRPr="009F0753">
        <w:rPr>
          <w:rFonts w:ascii="Times New Roman" w:eastAsia="Times New Roman" w:hAnsi="Times New Roman" w:cs="Times New Roman"/>
          <w:b/>
          <w:sz w:val="24"/>
          <w:szCs w:val="24"/>
          <w:vertAlign w:val="superscript"/>
          <w:lang w:val="it-IT"/>
        </w:rPr>
        <w:t xml:space="preserve">3 </w:t>
      </w:r>
      <w:r w:rsidRPr="009F0753">
        <w:rPr>
          <w:rFonts w:ascii="Times New Roman" w:eastAsia="Times New Roman" w:hAnsi="Times New Roman" w:cs="Times New Roman"/>
          <w:b/>
          <w:sz w:val="24"/>
          <w:szCs w:val="24"/>
          <w:lang w:val="it-IT"/>
        </w:rPr>
        <w:t xml:space="preserve">and </w:t>
      </w:r>
    </w:p>
    <w:p w14:paraId="559BC90B" w14:textId="40CF0682" w:rsidR="00475B8D" w:rsidRDefault="006C65A5">
      <w:pPr>
        <w:spacing w:line="240" w:lineRule="auto"/>
        <w:ind w:left="284"/>
        <w:jc w:val="center"/>
        <w:rPr>
          <w:rFonts w:ascii="Times New Roman" w:eastAsia="Times New Roman" w:hAnsi="Times New Roman" w:cs="Times New Roman"/>
          <w:b/>
          <w:sz w:val="24"/>
          <w:szCs w:val="24"/>
        </w:rPr>
      </w:pPr>
      <w:del w:id="2" w:author="Microsoft account" w:date="2023-03-18T10:25:00Z">
        <w:r w:rsidDel="008A6502">
          <w:rPr>
            <w:rFonts w:ascii="Times New Roman" w:eastAsia="Times New Roman" w:hAnsi="Times New Roman" w:cs="Times New Roman"/>
            <w:b/>
            <w:sz w:val="24"/>
            <w:szCs w:val="24"/>
          </w:rPr>
          <w:delText>Shaik Mohammad Abdullah A</w:delText>
        </w:r>
      </w:del>
      <w:ins w:id="3" w:author="Microsoft account" w:date="2023-03-18T10:25:00Z">
        <w:r w:rsidR="008A6502">
          <w:rPr>
            <w:rFonts w:ascii="Times New Roman" w:eastAsia="Times New Roman" w:hAnsi="Times New Roman" w:cs="Times New Roman"/>
            <w:b/>
            <w:sz w:val="24"/>
            <w:szCs w:val="24"/>
          </w:rPr>
          <w:t>Yuvaraj Dhanasekar</w:t>
        </w:r>
      </w:ins>
      <w:r>
        <w:rPr>
          <w:rFonts w:ascii="Times New Roman" w:eastAsia="Times New Roman" w:hAnsi="Times New Roman" w:cs="Times New Roman"/>
          <w:b/>
          <w:sz w:val="24"/>
          <w:szCs w:val="24"/>
          <w:vertAlign w:val="superscript"/>
        </w:rPr>
        <w:t xml:space="preserve">4 </w:t>
      </w:r>
      <w:r>
        <w:rPr>
          <w:rFonts w:ascii="Times New Roman" w:eastAsia="Times New Roman" w:hAnsi="Times New Roman" w:cs="Times New Roman"/>
          <w:b/>
          <w:sz w:val="24"/>
          <w:szCs w:val="24"/>
        </w:rPr>
        <w:t>and Rajkumar R</w:t>
      </w:r>
      <w:r>
        <w:rPr>
          <w:rFonts w:ascii="Times New Roman" w:eastAsia="Times New Roman" w:hAnsi="Times New Roman" w:cs="Times New Roman"/>
          <w:b/>
          <w:sz w:val="24"/>
          <w:szCs w:val="24"/>
          <w:vertAlign w:val="superscript"/>
        </w:rPr>
        <w:t>5</w:t>
      </w:r>
    </w:p>
    <w:p w14:paraId="547C8043" w14:textId="77777777" w:rsidR="00475B8D" w:rsidRDefault="006C65A5">
      <w:pPr>
        <w:spacing w:line="240" w:lineRule="auto"/>
        <w:ind w:left="284"/>
        <w:rPr>
          <w:rFonts w:ascii="Times New Roman" w:eastAsia="Times New Roman" w:hAnsi="Times New Roman" w:cs="Times New Roman"/>
        </w:rPr>
      </w:pPr>
      <w:r>
        <w:rPr>
          <w:rFonts w:ascii="Times New Roman" w:eastAsia="Times New Roman" w:hAnsi="Times New Roman" w:cs="Times New Roman"/>
        </w:rPr>
        <w:t>Planning Engineer</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Utracon Structural System Pvt Ltd, Chennai, India </w:t>
      </w:r>
    </w:p>
    <w:p w14:paraId="47517F4E" w14:textId="77777777" w:rsidR="00475B8D" w:rsidRDefault="006C65A5">
      <w:pPr>
        <w:spacing w:line="240" w:lineRule="auto"/>
        <w:ind w:left="284"/>
        <w:rPr>
          <w:rFonts w:ascii="Times New Roman" w:eastAsia="Times New Roman" w:hAnsi="Times New Roman" w:cs="Times New Roman"/>
        </w:rPr>
      </w:pPr>
      <w:r>
        <w:rPr>
          <w:rFonts w:ascii="Times New Roman" w:eastAsia="Times New Roman" w:hAnsi="Times New Roman" w:cs="Times New Roman"/>
        </w:rPr>
        <w:t>Assistant professor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Department of Civil Engineering, College of Engineering and Technology, SRM Institute of Science and Technology, Chennai 603203, India </w:t>
      </w:r>
    </w:p>
    <w:p w14:paraId="1C8D9B92" w14:textId="0A5EAF2F" w:rsidR="00475B8D" w:rsidRDefault="006C65A5">
      <w:pPr>
        <w:spacing w:line="240" w:lineRule="auto"/>
        <w:ind w:left="284"/>
        <w:rPr>
          <w:rFonts w:ascii="Times New Roman" w:eastAsia="Times New Roman" w:hAnsi="Times New Roman" w:cs="Times New Roman"/>
        </w:rPr>
      </w:pPr>
      <w:del w:id="4" w:author="Microsoft account" w:date="2023-03-18T10:25:00Z">
        <w:r w:rsidDel="008A6502">
          <w:rPr>
            <w:rFonts w:ascii="Times New Roman" w:eastAsia="Times New Roman" w:hAnsi="Times New Roman" w:cs="Times New Roman"/>
          </w:rPr>
          <w:delText>SBE Associate Director of Research</w:delText>
        </w:r>
      </w:del>
      <w:ins w:id="5" w:author="Microsoft account" w:date="2023-03-18T10:25:00Z">
        <w:r w:rsidR="008A6502">
          <w:rPr>
            <w:rFonts w:ascii="Times New Roman" w:eastAsia="Times New Roman" w:hAnsi="Times New Roman" w:cs="Times New Roman"/>
          </w:rPr>
          <w:t>Research Scholar</w:t>
        </w:r>
      </w:ins>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ins w:id="6" w:author="Microsoft account" w:date="2023-03-18T10:25:00Z">
        <w:r w:rsidR="008A6502">
          <w:rPr>
            <w:rFonts w:ascii="Times New Roman" w:eastAsia="Times New Roman" w:hAnsi="Times New Roman" w:cs="Times New Roman"/>
          </w:rPr>
          <w:t>Department of Civil Engineering, College of Engineering and Technology, SRM Institute of Science and Technology, Chennai 603203, India</w:t>
        </w:r>
        <w:r w:rsidR="008A6502" w:rsidDel="008A6502">
          <w:rPr>
            <w:rFonts w:ascii="Times New Roman" w:eastAsia="Times New Roman" w:hAnsi="Times New Roman" w:cs="Times New Roman"/>
          </w:rPr>
          <w:t xml:space="preserve"> </w:t>
        </w:r>
      </w:ins>
      <w:del w:id="7" w:author="Microsoft account" w:date="2023-03-18T10:25:00Z">
        <w:r w:rsidDel="008A6502">
          <w:rPr>
            <w:rFonts w:ascii="Times New Roman" w:eastAsia="Times New Roman" w:hAnsi="Times New Roman" w:cs="Times New Roman"/>
          </w:rPr>
          <w:delText>Massey University, School of Built Environment, New Zealand.</w:delText>
        </w:r>
      </w:del>
    </w:p>
    <w:p w14:paraId="7F95E768" w14:textId="77777777" w:rsidR="00475B8D" w:rsidRDefault="006C65A5">
      <w:pPr>
        <w:spacing w:line="240" w:lineRule="auto"/>
        <w:ind w:left="284"/>
        <w:rPr>
          <w:rFonts w:ascii="Times New Roman" w:eastAsia="Times New Roman" w:hAnsi="Times New Roman" w:cs="Times New Roman"/>
        </w:rPr>
      </w:pPr>
      <w:r>
        <w:rPr>
          <w:rFonts w:ascii="Times New Roman" w:eastAsia="Times New Roman" w:hAnsi="Times New Roman" w:cs="Times New Roman"/>
        </w:rPr>
        <w:t>Data Scientist</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Indium Software Ltd, Chennai, India. </w:t>
      </w:r>
    </w:p>
    <w:p w14:paraId="34DB89E7" w14:textId="77777777" w:rsidR="00475B8D" w:rsidRDefault="006C65A5">
      <w:pPr>
        <w:spacing w:line="240" w:lineRule="auto"/>
        <w:ind w:left="284"/>
        <w:rPr>
          <w:rFonts w:ascii="Times New Roman" w:eastAsia="Times New Roman" w:hAnsi="Times New Roman" w:cs="Times New Roman"/>
        </w:rPr>
      </w:pPr>
      <w:r>
        <w:rPr>
          <w:rFonts w:ascii="Times New Roman" w:eastAsia="Times New Roman" w:hAnsi="Times New Roman" w:cs="Times New Roman"/>
        </w:rPr>
        <w:t>Assistant professor</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Department of Data Science and Business System, College of Engineering and Technology, SRM Institute of Science and Technology, Chennai 603203, India </w:t>
      </w:r>
    </w:p>
    <w:p w14:paraId="654625FA" w14:textId="1E7F33C3"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 xml:space="preserve">Disaster resilience is a combination of both infrastructure resilience and community resilience. Technological </w:t>
      </w:r>
      <w:del w:id="8" w:author="Microsoft account" w:date="2023-03-17T11:40:00Z">
        <w:r w:rsidDel="006A4F96">
          <w:rPr>
            <w:rFonts w:ascii="Times New Roman" w:eastAsia="Times New Roman" w:hAnsi="Times New Roman" w:cs="Times New Roman"/>
            <w:sz w:val="24"/>
            <w:szCs w:val="24"/>
          </w:rPr>
          <w:delText>advancement</w:delText>
        </w:r>
        <w:r w:rsidR="009F0753" w:rsidDel="006A4F96">
          <w:rPr>
            <w:rFonts w:ascii="Times New Roman" w:eastAsia="Times New Roman" w:hAnsi="Times New Roman" w:cs="Times New Roman"/>
            <w:sz w:val="24"/>
            <w:szCs w:val="24"/>
          </w:rPr>
          <w:delText xml:space="preserve"> </w:delText>
        </w:r>
      </w:del>
      <w:ins w:id="9" w:author="Microsoft account" w:date="2023-03-17T11:40:00Z">
        <w:r w:rsidR="006A4F96">
          <w:rPr>
            <w:rFonts w:ascii="Times New Roman" w:eastAsia="Times New Roman" w:hAnsi="Times New Roman" w:cs="Times New Roman"/>
            <w:sz w:val="24"/>
            <w:szCs w:val="24"/>
          </w:rPr>
          <w:t xml:space="preserve">advancements </w:t>
        </w:r>
      </w:ins>
      <w:r w:rsidR="009F0753">
        <w:rPr>
          <w:rFonts w:ascii="Times New Roman" w:eastAsia="Times New Roman" w:hAnsi="Times New Roman" w:cs="Times New Roman"/>
          <w:sz w:val="24"/>
          <w:szCs w:val="24"/>
        </w:rPr>
        <w:t xml:space="preserve">and its tools, such </w:t>
      </w:r>
      <w:ins w:id="10" w:author="Microsoft account" w:date="2023-03-17T11:39:00Z">
        <w:r w:rsidR="006A4F96">
          <w:rPr>
            <w:rFonts w:ascii="Times New Roman" w:eastAsia="Times New Roman" w:hAnsi="Times New Roman" w:cs="Times New Roman"/>
            <w:sz w:val="24"/>
            <w:szCs w:val="24"/>
          </w:rPr>
          <w:t xml:space="preserve">as </w:t>
        </w:r>
      </w:ins>
      <w:r w:rsidR="009F0753">
        <w:rPr>
          <w:rFonts w:ascii="Times New Roman" w:eastAsia="Times New Roman" w:hAnsi="Times New Roman" w:cs="Times New Roman"/>
          <w:sz w:val="24"/>
          <w:szCs w:val="24"/>
        </w:rPr>
        <w:t xml:space="preserve">the internet and social media can play a key role in community resilience. </w:t>
      </w:r>
      <w:r>
        <w:rPr>
          <w:rFonts w:ascii="Times New Roman" w:eastAsia="Times New Roman" w:hAnsi="Times New Roman" w:cs="Times New Roman"/>
          <w:sz w:val="24"/>
          <w:szCs w:val="24"/>
        </w:rPr>
        <w:t xml:space="preserve">In major emergency situations, social media </w:t>
      </w:r>
      <w:r w:rsidR="009F0753">
        <w:rPr>
          <w:rFonts w:ascii="Times New Roman" w:eastAsia="Times New Roman" w:hAnsi="Times New Roman" w:cs="Times New Roman"/>
          <w:sz w:val="24"/>
          <w:szCs w:val="24"/>
        </w:rPr>
        <w:t>can offer</w:t>
      </w:r>
      <w:r>
        <w:rPr>
          <w:rFonts w:ascii="Times New Roman" w:eastAsia="Times New Roman" w:hAnsi="Times New Roman" w:cs="Times New Roman"/>
          <w:sz w:val="24"/>
          <w:szCs w:val="24"/>
        </w:rPr>
        <w:t xml:space="preserve"> wealth of information for capturing details on human behavior, responses, opinions and sentiments during any catastrophic events such as natural disasters. During natural calamities, social media dispenses a plethora of facts and figures which includes information about the nature of the disaster, people’s sentiments and relief efforts. </w:t>
      </w:r>
    </w:p>
    <w:p w14:paraId="4F2BD776" w14:textId="5FD0643F"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w:t>
      </w:r>
      <w:r w:rsidR="009F0753">
        <w:rPr>
          <w:rFonts w:ascii="Times New Roman" w:eastAsia="Times New Roman" w:hAnsi="Times New Roman" w:cs="Times New Roman"/>
          <w:sz w:val="24"/>
          <w:szCs w:val="24"/>
        </w:rPr>
        <w:t xml:space="preserve">is </w:t>
      </w:r>
      <w:ins w:id="11" w:author="Microsoft account" w:date="2023-03-17T11:40:00Z">
        <w:r w:rsidR="006A4F96">
          <w:rPr>
            <w:rFonts w:ascii="Times New Roman" w:eastAsia="Times New Roman" w:hAnsi="Times New Roman" w:cs="Times New Roman"/>
            <w:sz w:val="24"/>
            <w:szCs w:val="24"/>
          </w:rPr>
          <w:t xml:space="preserve">a </w:t>
        </w:r>
      </w:ins>
      <w:r w:rsidR="009F0753">
        <w:rPr>
          <w:rFonts w:ascii="Times New Roman" w:eastAsia="Times New Roman" w:hAnsi="Times New Roman" w:cs="Times New Roman"/>
          <w:sz w:val="24"/>
          <w:szCs w:val="24"/>
        </w:rPr>
        <w:t xml:space="preserve">new attempt </w:t>
      </w:r>
      <w:del w:id="12" w:author="Microsoft account" w:date="2023-03-17T11:41:00Z">
        <w:r w:rsidR="009F0753" w:rsidDel="006A4F96">
          <w:rPr>
            <w:rFonts w:ascii="Times New Roman" w:eastAsia="Times New Roman" w:hAnsi="Times New Roman" w:cs="Times New Roman"/>
            <w:sz w:val="24"/>
            <w:szCs w:val="24"/>
          </w:rPr>
          <w:delText>in</w:delText>
        </w:r>
        <w:r w:rsidDel="006A4F96">
          <w:rPr>
            <w:rFonts w:ascii="Times New Roman" w:eastAsia="Times New Roman" w:hAnsi="Times New Roman" w:cs="Times New Roman"/>
            <w:sz w:val="24"/>
            <w:szCs w:val="24"/>
          </w:rPr>
          <w:delText xml:space="preserve"> </w:delText>
        </w:r>
        <w:r w:rsidR="009F0753" w:rsidDel="006A4F96">
          <w:rPr>
            <w:rFonts w:ascii="Times New Roman" w:eastAsia="Times New Roman" w:hAnsi="Times New Roman" w:cs="Times New Roman"/>
            <w:sz w:val="24"/>
            <w:szCs w:val="24"/>
          </w:rPr>
          <w:delText>assessing</w:delText>
        </w:r>
      </w:del>
      <w:ins w:id="13" w:author="Microsoft account" w:date="2023-03-17T11:41:00Z">
        <w:r w:rsidR="006A4F96">
          <w:rPr>
            <w:rFonts w:ascii="Times New Roman" w:eastAsia="Times New Roman" w:hAnsi="Times New Roman" w:cs="Times New Roman"/>
            <w:sz w:val="24"/>
            <w:szCs w:val="24"/>
          </w:rPr>
          <w:t>to assess</w:t>
        </w:r>
      </w:ins>
      <w:r w:rsidR="009F0753">
        <w:rPr>
          <w:rFonts w:ascii="Times New Roman" w:eastAsia="Times New Roman" w:hAnsi="Times New Roman" w:cs="Times New Roman"/>
          <w:sz w:val="24"/>
          <w:szCs w:val="24"/>
        </w:rPr>
        <w:t xml:space="preserve"> how </w:t>
      </w:r>
      <w:r>
        <w:rPr>
          <w:rFonts w:ascii="Times New Roman" w:eastAsia="Times New Roman" w:hAnsi="Times New Roman" w:cs="Times New Roman"/>
          <w:sz w:val="24"/>
          <w:szCs w:val="24"/>
        </w:rPr>
        <w:t xml:space="preserve">Twitter data </w:t>
      </w:r>
      <w:r w:rsidR="009F0753">
        <w:rPr>
          <w:rFonts w:ascii="Times New Roman" w:eastAsia="Times New Roman" w:hAnsi="Times New Roman" w:cs="Times New Roman"/>
          <w:sz w:val="24"/>
          <w:szCs w:val="24"/>
        </w:rPr>
        <w:t>can be used to investigate major disasters. As such, we</w:t>
      </w:r>
      <w:r>
        <w:rPr>
          <w:rFonts w:ascii="Times New Roman" w:eastAsia="Times New Roman" w:hAnsi="Times New Roman" w:cs="Times New Roman"/>
          <w:sz w:val="24"/>
          <w:szCs w:val="24"/>
        </w:rPr>
        <w:t xml:space="preserve"> propose </w:t>
      </w:r>
      <w:del w:id="14" w:author="Microsoft account" w:date="2023-03-17T11:41:00Z">
        <w:r w:rsidDel="006A4F96">
          <w:rPr>
            <w:rFonts w:ascii="Times New Roman" w:eastAsia="Times New Roman" w:hAnsi="Times New Roman" w:cs="Times New Roman"/>
            <w:sz w:val="24"/>
            <w:szCs w:val="24"/>
          </w:rPr>
          <w:delText xml:space="preserve">an </w:delText>
        </w:r>
      </w:del>
      <w:ins w:id="15" w:author="Microsoft account" w:date="2023-03-17T11:41:00Z">
        <w:r w:rsidR="006A4F96">
          <w:rPr>
            <w:rFonts w:ascii="Times New Roman" w:eastAsia="Times New Roman" w:hAnsi="Times New Roman" w:cs="Times New Roman"/>
            <w:sz w:val="24"/>
            <w:szCs w:val="24"/>
          </w:rPr>
          <w:t xml:space="preserve">a </w:t>
        </w:r>
      </w:ins>
      <w:r w:rsidR="00DF5C45">
        <w:rPr>
          <w:rFonts w:ascii="Times New Roman" w:eastAsia="Times New Roman" w:hAnsi="Times New Roman" w:cs="Times New Roman"/>
          <w:sz w:val="24"/>
          <w:szCs w:val="24"/>
        </w:rPr>
        <w:t xml:space="preserve">novel solution to analyze a </w:t>
      </w:r>
      <w:r>
        <w:rPr>
          <w:rFonts w:ascii="Times New Roman" w:eastAsia="Times New Roman" w:hAnsi="Times New Roman" w:cs="Times New Roman"/>
          <w:sz w:val="24"/>
          <w:szCs w:val="24"/>
        </w:rPr>
        <w:t xml:space="preserve">disaster exclusively </w:t>
      </w:r>
      <w:ins w:id="16" w:author="Microsoft account" w:date="2023-03-17T11:41:00Z">
        <w:r w:rsidR="006A4F96">
          <w:rPr>
            <w:rFonts w:ascii="Times New Roman" w:eastAsia="Times New Roman" w:hAnsi="Times New Roman" w:cs="Times New Roman"/>
            <w:sz w:val="24"/>
            <w:szCs w:val="24"/>
          </w:rPr>
          <w:t xml:space="preserve">by </w:t>
        </w:r>
      </w:ins>
      <w:r w:rsidR="00DF5C45">
        <w:rPr>
          <w:rFonts w:ascii="Times New Roman" w:eastAsia="Times New Roman" w:hAnsi="Times New Roman" w:cs="Times New Roman"/>
          <w:sz w:val="24"/>
          <w:szCs w:val="24"/>
        </w:rPr>
        <w:t>making</w:t>
      </w:r>
      <w:del w:id="17" w:author="Ruggiero Lovreglio" w:date="2023-02-04T20:00:00Z">
        <w:r w:rsidDel="00DF5C45">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use of tweets posted by Twitter users during </w:t>
      </w:r>
      <w:r w:rsidR="00DF5C45">
        <w:rPr>
          <w:rFonts w:ascii="Times New Roman" w:eastAsia="Times New Roman" w:hAnsi="Times New Roman" w:cs="Times New Roman"/>
          <w:sz w:val="24"/>
          <w:szCs w:val="24"/>
        </w:rPr>
        <w:t>a past event</w:t>
      </w:r>
      <w:r>
        <w:rPr>
          <w:rFonts w:ascii="Times New Roman" w:eastAsia="Times New Roman" w:hAnsi="Times New Roman" w:cs="Times New Roman"/>
          <w:sz w:val="24"/>
          <w:szCs w:val="24"/>
        </w:rPr>
        <w:t>.</w:t>
      </w:r>
      <w:r w:rsidR="00DF5C45">
        <w:rPr>
          <w:rFonts w:ascii="Times New Roman" w:eastAsia="Times New Roman" w:hAnsi="Times New Roman" w:cs="Times New Roman"/>
          <w:sz w:val="24"/>
          <w:szCs w:val="24"/>
        </w:rPr>
        <w:t xml:space="preserve"> We applied the proposed solution for the major flood </w:t>
      </w:r>
      <w:del w:id="18" w:author="Microsoft account" w:date="2023-03-17T11:40:00Z">
        <w:r w:rsidR="00DF5C45" w:rsidDel="006A4F96">
          <w:rPr>
            <w:rFonts w:ascii="Times New Roman" w:eastAsia="Times New Roman" w:hAnsi="Times New Roman" w:cs="Times New Roman"/>
            <w:sz w:val="24"/>
            <w:szCs w:val="24"/>
          </w:rPr>
          <w:delText xml:space="preserve">that occurred </w:delText>
        </w:r>
      </w:del>
      <w:r w:rsidR="00DF5C45">
        <w:rPr>
          <w:rFonts w:ascii="Times New Roman" w:eastAsia="Times New Roman" w:hAnsi="Times New Roman" w:cs="Times New Roman"/>
          <w:sz w:val="24"/>
          <w:szCs w:val="24"/>
        </w:rPr>
        <w:t>in Kerala</w:t>
      </w:r>
      <w:del w:id="19" w:author="Microsoft account" w:date="2023-03-17T11:41:00Z">
        <w:r w:rsidR="00DF5C45" w:rsidDel="006A4F96">
          <w:rPr>
            <w:rFonts w:ascii="Times New Roman" w:eastAsia="Times New Roman" w:hAnsi="Times New Roman" w:cs="Times New Roman"/>
            <w:sz w:val="24"/>
            <w:szCs w:val="24"/>
          </w:rPr>
          <w:delText>,</w:delText>
        </w:r>
      </w:del>
      <w:r w:rsidR="00DF5C45">
        <w:rPr>
          <w:rFonts w:ascii="Times New Roman" w:eastAsia="Times New Roman" w:hAnsi="Times New Roman" w:cs="Times New Roman"/>
          <w:sz w:val="24"/>
          <w:szCs w:val="24"/>
        </w:rPr>
        <w:t xml:space="preserve"> </w:t>
      </w:r>
      <w:ins w:id="20" w:author="Microsoft account" w:date="2023-03-17T11:41:00Z">
        <w:r w:rsidR="006A4F96">
          <w:rPr>
            <w:rFonts w:ascii="Times New Roman" w:eastAsia="Times New Roman" w:hAnsi="Times New Roman" w:cs="Times New Roman"/>
            <w:sz w:val="24"/>
            <w:szCs w:val="24"/>
          </w:rPr>
          <w:t xml:space="preserve">in </w:t>
        </w:r>
      </w:ins>
      <w:r w:rsidR="00DF5C45">
        <w:rPr>
          <w:rFonts w:ascii="Times New Roman" w:eastAsia="Times New Roman" w:hAnsi="Times New Roman" w:cs="Times New Roman"/>
          <w:sz w:val="24"/>
          <w:szCs w:val="24"/>
        </w:rPr>
        <w:t>2018. In this work, d</w:t>
      </w:r>
      <w:r>
        <w:rPr>
          <w:rFonts w:ascii="Times New Roman" w:eastAsia="Times New Roman" w:hAnsi="Times New Roman" w:cs="Times New Roman"/>
          <w:sz w:val="24"/>
          <w:szCs w:val="24"/>
        </w:rPr>
        <w:t>iverse analytical techniques are</w:t>
      </w:r>
      <w:r w:rsidR="009F0753">
        <w:rPr>
          <w:rFonts w:ascii="Times New Roman" w:eastAsia="Times New Roman" w:hAnsi="Times New Roman" w:cs="Times New Roman"/>
          <w:sz w:val="24"/>
          <w:szCs w:val="24"/>
        </w:rPr>
        <w:t xml:space="preserve"> proposed and</w:t>
      </w:r>
      <w:r>
        <w:rPr>
          <w:rFonts w:ascii="Times New Roman" w:eastAsia="Times New Roman" w:hAnsi="Times New Roman" w:cs="Times New Roman"/>
          <w:sz w:val="24"/>
          <w:szCs w:val="24"/>
        </w:rPr>
        <w:t xml:space="preserve"> applied to the collected tweets </w:t>
      </w:r>
      <w:r w:rsidR="009F0753">
        <w:rPr>
          <w:rFonts w:ascii="Times New Roman" w:eastAsia="Times New Roman" w:hAnsi="Times New Roman" w:cs="Times New Roman"/>
          <w:sz w:val="24"/>
          <w:szCs w:val="24"/>
        </w:rPr>
        <w:t>and generate outputs</w:t>
      </w:r>
      <w:r>
        <w:rPr>
          <w:rFonts w:ascii="Times New Roman" w:eastAsia="Times New Roman" w:hAnsi="Times New Roman" w:cs="Times New Roman"/>
          <w:sz w:val="24"/>
          <w:szCs w:val="24"/>
        </w:rPr>
        <w:t xml:space="preserve"> </w:t>
      </w:r>
      <w:del w:id="21" w:author="Microsoft account" w:date="2023-03-17T11:41:00Z">
        <w:r w:rsidDel="006A4F96">
          <w:rPr>
            <w:rFonts w:ascii="Times New Roman" w:eastAsia="Times New Roman" w:hAnsi="Times New Roman" w:cs="Times New Roman"/>
            <w:sz w:val="24"/>
            <w:szCs w:val="24"/>
          </w:rPr>
          <w:delText>in the form of</w:delText>
        </w:r>
      </w:del>
      <w:ins w:id="22" w:author="Microsoft account" w:date="2023-03-17T11:41:00Z">
        <w:r w:rsidR="006A4F96">
          <w:rPr>
            <w:rFonts w:ascii="Times New Roman" w:eastAsia="Times New Roman" w:hAnsi="Times New Roman" w:cs="Times New Roman"/>
            <w:sz w:val="24"/>
            <w:szCs w:val="24"/>
          </w:rPr>
          <w:t>through</w:t>
        </w:r>
      </w:ins>
      <w:r>
        <w:rPr>
          <w:rFonts w:ascii="Times New Roman" w:eastAsia="Times New Roman" w:hAnsi="Times New Roman" w:cs="Times New Roman"/>
          <w:sz w:val="24"/>
          <w:szCs w:val="24"/>
        </w:rPr>
        <w:t xml:space="preserve"> comprehensive graphical analysis</w:t>
      </w:r>
      <w:r w:rsidR="009F0753">
        <w:rPr>
          <w:rFonts w:ascii="Times New Roman" w:eastAsia="Times New Roman" w:hAnsi="Times New Roman" w:cs="Times New Roman"/>
          <w:sz w:val="24"/>
          <w:szCs w:val="24"/>
        </w:rPr>
        <w:t xml:space="preserve">. The results of our </w:t>
      </w:r>
      <w:del w:id="23" w:author="Microsoft account" w:date="2023-03-17T11:47:00Z">
        <w:r w:rsidR="009F0753" w:rsidDel="006A4F96">
          <w:rPr>
            <w:rFonts w:ascii="Times New Roman" w:eastAsia="Times New Roman" w:hAnsi="Times New Roman" w:cs="Times New Roman"/>
            <w:sz w:val="24"/>
            <w:szCs w:val="24"/>
          </w:rPr>
          <w:delText xml:space="preserve">analysis </w:delText>
        </w:r>
      </w:del>
      <w:ins w:id="24" w:author="Microsoft account" w:date="2023-03-17T11:47:00Z">
        <w:r w:rsidR="006A4F96">
          <w:rPr>
            <w:rFonts w:ascii="Times New Roman" w:eastAsia="Times New Roman" w:hAnsi="Times New Roman" w:cs="Times New Roman"/>
            <w:sz w:val="24"/>
            <w:szCs w:val="24"/>
          </w:rPr>
          <w:t xml:space="preserve">study </w:t>
        </w:r>
      </w:ins>
      <w:r w:rsidR="009F0753">
        <w:rPr>
          <w:rFonts w:ascii="Times New Roman" w:eastAsia="Times New Roman" w:hAnsi="Times New Roman" w:cs="Times New Roman"/>
          <w:sz w:val="24"/>
          <w:szCs w:val="24"/>
        </w:rPr>
        <w:t xml:space="preserve">provide insights </w:t>
      </w:r>
      <w:del w:id="25" w:author="Microsoft account" w:date="2023-03-17T11:47:00Z">
        <w:r w:rsidR="009F0753" w:rsidDel="006A4F96">
          <w:rPr>
            <w:rFonts w:ascii="Times New Roman" w:eastAsia="Times New Roman" w:hAnsi="Times New Roman" w:cs="Times New Roman"/>
            <w:sz w:val="24"/>
            <w:szCs w:val="24"/>
          </w:rPr>
          <w:delText>on</w:delText>
        </w:r>
        <w:r w:rsidDel="006A4F96">
          <w:rPr>
            <w:rFonts w:ascii="Times New Roman" w:eastAsia="Times New Roman" w:hAnsi="Times New Roman" w:cs="Times New Roman"/>
            <w:sz w:val="24"/>
            <w:szCs w:val="24"/>
          </w:rPr>
          <w:delText xml:space="preserve"> </w:delText>
        </w:r>
      </w:del>
      <w:ins w:id="26" w:author="Microsoft account" w:date="2023-03-17T11:47:00Z">
        <w:r w:rsidR="006A4F96">
          <w:rPr>
            <w:rFonts w:ascii="Times New Roman" w:eastAsia="Times New Roman" w:hAnsi="Times New Roman" w:cs="Times New Roman"/>
            <w:sz w:val="24"/>
            <w:szCs w:val="24"/>
          </w:rPr>
          <w:t xml:space="preserve">into </w:t>
        </w:r>
      </w:ins>
      <w:r>
        <w:rPr>
          <w:rFonts w:ascii="Times New Roman" w:eastAsia="Times New Roman" w:hAnsi="Times New Roman" w:cs="Times New Roman"/>
          <w:sz w:val="24"/>
          <w:szCs w:val="24"/>
        </w:rPr>
        <w:t xml:space="preserve">users’ requirements during a disaster, the frequency distribution of tweet timings and </w:t>
      </w:r>
      <w:ins w:id="27" w:author="Microsoft account" w:date="2023-03-17T11:46:00Z">
        <w:r w:rsidR="006A4F96">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geographical distribution of the flood. This work shows that </w:t>
      </w:r>
      <w:del w:id="28" w:author="Microsoft account" w:date="2023-03-17T11:46:00Z">
        <w:r w:rsidDel="006A4F96">
          <w:rPr>
            <w:rFonts w:ascii="Times New Roman" w:eastAsia="Times New Roman" w:hAnsi="Times New Roman" w:cs="Times New Roman"/>
            <w:sz w:val="24"/>
            <w:szCs w:val="24"/>
          </w:rPr>
          <w:delText>the analysis of</w:delText>
        </w:r>
      </w:del>
      <w:ins w:id="29" w:author="Microsoft account" w:date="2023-03-17T11:46:00Z">
        <w:r w:rsidR="006A4F96">
          <w:rPr>
            <w:rFonts w:ascii="Times New Roman" w:eastAsia="Times New Roman" w:hAnsi="Times New Roman" w:cs="Times New Roman"/>
            <w:sz w:val="24"/>
            <w:szCs w:val="24"/>
          </w:rPr>
          <w:t>analyzing</w:t>
        </w:r>
      </w:ins>
      <w:r>
        <w:rPr>
          <w:rFonts w:ascii="Times New Roman" w:eastAsia="Times New Roman" w:hAnsi="Times New Roman" w:cs="Times New Roman"/>
          <w:sz w:val="24"/>
          <w:szCs w:val="24"/>
        </w:rPr>
        <w:t xml:space="preserve"> data from social </w:t>
      </w:r>
      <w:r w:rsidR="00DF5C45">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lastRenderedPageBreak/>
        <w:t xml:space="preserve">provides a feasible, economical, guileless and instantaneous alternative to traditional methods for analyzing a disaster and the cognizance of the affected population towards a natural calamity. </w:t>
      </w:r>
    </w:p>
    <w:p w14:paraId="5FF5BC6E" w14:textId="77777777" w:rsidR="00475B8D" w:rsidRDefault="006C65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WORDS: </w:t>
      </w:r>
      <w:r>
        <w:rPr>
          <w:rFonts w:ascii="Times New Roman" w:eastAsia="Times New Roman" w:hAnsi="Times New Roman" w:cs="Times New Roman"/>
          <w:sz w:val="24"/>
          <w:szCs w:val="24"/>
        </w:rPr>
        <w:t>Disaster management, Twitter, Text Mining, Kerala Floods, Text Classification</w:t>
      </w:r>
    </w:p>
    <w:p w14:paraId="486D391F" w14:textId="77777777" w:rsidR="00475B8D" w:rsidRDefault="006C65A5">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commentRangeStart w:id="30"/>
      <w:r>
        <w:rPr>
          <w:rFonts w:ascii="Times New Roman" w:eastAsia="Times New Roman" w:hAnsi="Times New Roman" w:cs="Times New Roman"/>
          <w:b/>
          <w:color w:val="000000"/>
          <w:sz w:val="24"/>
          <w:szCs w:val="24"/>
        </w:rPr>
        <w:t>INTRODUCTION</w:t>
      </w:r>
      <w:commentRangeEnd w:id="30"/>
      <w:r w:rsidR="00D809A3">
        <w:rPr>
          <w:rStyle w:val="CommentReference"/>
        </w:rPr>
        <w:commentReference w:id="30"/>
      </w:r>
    </w:p>
    <w:p w14:paraId="2135481C" w14:textId="226C8034"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countries compile trillions of infrastructural assets to accelerate their global socio-economic growth [1</w:t>
      </w:r>
      <w:del w:id="31" w:author="Microsoft account" w:date="2023-03-17T11:47:00Z">
        <w:r w:rsidDel="006A4F96">
          <w:rPr>
            <w:rFonts w:ascii="Times New Roman" w:eastAsia="Times New Roman" w:hAnsi="Times New Roman" w:cs="Times New Roman"/>
            <w:sz w:val="24"/>
            <w:szCs w:val="24"/>
          </w:rPr>
          <w:delText xml:space="preserve">], </w:delText>
        </w:r>
      </w:del>
      <w:ins w:id="32" w:author="Microsoft account" w:date="2023-03-17T11:47:00Z">
        <w:r w:rsidR="006A4F9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also</w:t>
      </w:r>
      <w:ins w:id="33" w:author="Microsoft account" w:date="2023-03-17T11:45:00Z">
        <w:r w:rsidR="006A4F9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by 2050</w:t>
      </w:r>
      <w:del w:id="34" w:author="Microsoft account" w:date="2023-03-17T11:47:00Z">
        <w:r w:rsidDel="006A4F96">
          <w:rPr>
            <w:rFonts w:ascii="Times New Roman" w:eastAsia="Times New Roman" w:hAnsi="Times New Roman" w:cs="Times New Roman"/>
            <w:sz w:val="24"/>
            <w:szCs w:val="24"/>
          </w:rPr>
          <w:delText xml:space="preserve">; </w:delText>
        </w:r>
      </w:del>
      <w:ins w:id="35" w:author="Microsoft account" w:date="2023-03-17T11:47:00Z">
        <w:r w:rsidR="006A4F9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the population of Megacities is anticipated to increase by 25% [2]. While the community is directly proportional to the existing infrastructure, fragile investments are pumped into protection and resilience techniques. Disaster is a condition in which the targeted population is unable to comply with and rebound from a threat without significant assistance [3]. Disaster Resilience is the capacity of a group exposed to hazards to adapt, resist and adjust to achieve and sustain an appropriate standard of functioning and structure [4]. The post-disaster recovery process is complex, time and </w:t>
      </w:r>
      <w:del w:id="36" w:author="Microsoft account" w:date="2023-03-17T11:47:00Z">
        <w:r w:rsidDel="006A4F96">
          <w:rPr>
            <w:rFonts w:ascii="Times New Roman" w:eastAsia="Times New Roman" w:hAnsi="Times New Roman" w:cs="Times New Roman"/>
            <w:sz w:val="24"/>
            <w:szCs w:val="24"/>
          </w:rPr>
          <w:delText xml:space="preserve">cost </w:delText>
        </w:r>
      </w:del>
      <w:ins w:id="37" w:author="Microsoft account" w:date="2023-03-17T11:47:00Z">
        <w:r w:rsidR="006A4F96">
          <w:rPr>
            <w:rFonts w:ascii="Times New Roman" w:eastAsia="Times New Roman" w:hAnsi="Times New Roman" w:cs="Times New Roman"/>
            <w:sz w:val="24"/>
            <w:szCs w:val="24"/>
          </w:rPr>
          <w:t>cost-</w:t>
        </w:r>
      </w:ins>
      <w:r>
        <w:rPr>
          <w:rFonts w:ascii="Times New Roman" w:eastAsia="Times New Roman" w:hAnsi="Times New Roman" w:cs="Times New Roman"/>
          <w:sz w:val="24"/>
          <w:szCs w:val="24"/>
        </w:rPr>
        <w:t>consuming [5]. In large-scale disasters, recognizing the extent of events is crucial for effective reconstruction and recovery of safety and necessary services [6]. The need for appropriate coordination in the event of a catastrophic disaster is the nucleus here</w:t>
      </w:r>
      <w:del w:id="38" w:author="Microsoft account" w:date="2023-03-17T11:47:00Z">
        <w:r w:rsidDel="006A4F9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as we continue to witness its impact [7] [8]. </w:t>
      </w:r>
    </w:p>
    <w:p w14:paraId="141C1897" w14:textId="28E8F01C" w:rsidR="00475B8D" w:rsidDel="00F24714" w:rsidRDefault="00FD411F">
      <w:pPr>
        <w:spacing w:line="360" w:lineRule="auto"/>
        <w:jc w:val="both"/>
        <w:rPr>
          <w:del w:id="39" w:author="Microsoft account" w:date="2023-02-10T12:58:00Z"/>
          <w:rFonts w:ascii="Times New Roman" w:eastAsia="Times New Roman" w:hAnsi="Times New Roman" w:cs="Times New Roman"/>
          <w:sz w:val="24"/>
          <w:szCs w:val="24"/>
        </w:rPr>
      </w:pPr>
      <w:sdt>
        <w:sdtPr>
          <w:tag w:val="goog_rdk_4"/>
          <w:id w:val="-1175563429"/>
        </w:sdtPr>
        <w:sdtEndPr/>
        <w:sdtContent/>
      </w:sdt>
      <w:r w:rsidR="006C65A5">
        <w:rPr>
          <w:rFonts w:ascii="Times New Roman" w:eastAsia="Times New Roman" w:hAnsi="Times New Roman" w:cs="Times New Roman"/>
          <w:sz w:val="24"/>
          <w:szCs w:val="24"/>
        </w:rPr>
        <w:t xml:space="preserve">Social media networking dramatically increases the amount of information shared between affected persons and emergency personnel, thereby leading to a higher degree of situational awareness during a disaster, </w:t>
      </w:r>
      <w:del w:id="40" w:author="Microsoft account" w:date="2023-03-17T11:42:00Z">
        <w:r w:rsidR="006C65A5" w:rsidDel="006A4F96">
          <w:rPr>
            <w:rFonts w:ascii="Times New Roman" w:eastAsia="Times New Roman" w:hAnsi="Times New Roman" w:cs="Times New Roman"/>
            <w:sz w:val="24"/>
            <w:szCs w:val="24"/>
          </w:rPr>
          <w:delText>which in turn results</w:delText>
        </w:r>
      </w:del>
      <w:ins w:id="41" w:author="Microsoft account" w:date="2023-03-17T11:42:00Z">
        <w:r w:rsidR="006A4F96">
          <w:rPr>
            <w:rFonts w:ascii="Times New Roman" w:eastAsia="Times New Roman" w:hAnsi="Times New Roman" w:cs="Times New Roman"/>
            <w:sz w:val="24"/>
            <w:szCs w:val="24"/>
          </w:rPr>
          <w:t>resulting</w:t>
        </w:r>
      </w:ins>
      <w:r w:rsidR="006C65A5">
        <w:rPr>
          <w:rFonts w:ascii="Times New Roman" w:eastAsia="Times New Roman" w:hAnsi="Times New Roman" w:cs="Times New Roman"/>
          <w:sz w:val="24"/>
          <w:szCs w:val="24"/>
        </w:rPr>
        <w:t xml:space="preserve"> in quicker and more informed choices and actions. Disaster management through Twitter is one of the most popular online micro</w:t>
      </w:r>
      <w:del w:id="42" w:author="Microsoft account" w:date="2023-03-17T11:48:00Z">
        <w:r w:rsidR="006C65A5" w:rsidDel="006A4F96">
          <w:rPr>
            <w:rFonts w:ascii="Times New Roman" w:eastAsia="Times New Roman" w:hAnsi="Times New Roman" w:cs="Times New Roman"/>
            <w:sz w:val="24"/>
            <w:szCs w:val="24"/>
          </w:rPr>
          <w:delText xml:space="preserve"> </w:delText>
        </w:r>
      </w:del>
      <w:r w:rsidR="006C65A5">
        <w:rPr>
          <w:rFonts w:ascii="Times New Roman" w:eastAsia="Times New Roman" w:hAnsi="Times New Roman" w:cs="Times New Roman"/>
          <w:sz w:val="24"/>
          <w:szCs w:val="24"/>
        </w:rPr>
        <w:t xml:space="preserve">blogging sites, which is recently being studied in the context of humanitarian crises and natural disasters and has become highly popular due to individuals expressing their opinions in </w:t>
      </w:r>
      <w:del w:id="43" w:author="Microsoft account" w:date="2023-03-17T11:48:00Z">
        <w:r w:rsidR="006C65A5" w:rsidDel="006A4F96">
          <w:rPr>
            <w:rFonts w:ascii="Times New Roman" w:eastAsia="Times New Roman" w:hAnsi="Times New Roman" w:cs="Times New Roman"/>
            <w:sz w:val="24"/>
            <w:szCs w:val="24"/>
          </w:rPr>
          <w:delText xml:space="preserve">real </w:delText>
        </w:r>
      </w:del>
      <w:ins w:id="44" w:author="Microsoft account" w:date="2023-03-17T11:48:00Z">
        <w:r w:rsidR="006A4F96">
          <w:rPr>
            <w:rFonts w:ascii="Times New Roman" w:eastAsia="Times New Roman" w:hAnsi="Times New Roman" w:cs="Times New Roman"/>
            <w:sz w:val="24"/>
            <w:szCs w:val="24"/>
          </w:rPr>
          <w:t>real-</w:t>
        </w:r>
      </w:ins>
      <w:r w:rsidR="006C65A5">
        <w:rPr>
          <w:rFonts w:ascii="Times New Roman" w:eastAsia="Times New Roman" w:hAnsi="Times New Roman" w:cs="Times New Roman"/>
          <w:sz w:val="24"/>
          <w:szCs w:val="24"/>
        </w:rPr>
        <w:t>time</w:t>
      </w:r>
      <w:ins w:id="45" w:author="Microsoft account" w:date="2023-03-17T11:48:00Z">
        <w:r w:rsidR="006A4F96">
          <w:rPr>
            <w:rFonts w:ascii="Times New Roman" w:eastAsia="Times New Roman" w:hAnsi="Times New Roman" w:cs="Times New Roman"/>
            <w:sz w:val="24"/>
            <w:szCs w:val="24"/>
          </w:rPr>
          <w:t>,</w:t>
        </w:r>
      </w:ins>
      <w:r w:rsidR="006C65A5">
        <w:rPr>
          <w:rFonts w:ascii="Times New Roman" w:eastAsia="Times New Roman" w:hAnsi="Times New Roman" w:cs="Times New Roman"/>
          <w:sz w:val="24"/>
          <w:szCs w:val="24"/>
        </w:rPr>
        <w:t xml:space="preserve"> which are visible across the globe</w:t>
      </w:r>
      <w:r w:rsidR="00DF5C45">
        <w:rPr>
          <w:rFonts w:ascii="Times New Roman" w:eastAsia="Times New Roman" w:hAnsi="Times New Roman" w:cs="Times New Roman"/>
          <w:sz w:val="24"/>
          <w:szCs w:val="24"/>
        </w:rPr>
        <w:t xml:space="preserve"> </w:t>
      </w:r>
      <w:r w:rsidR="006C65A5">
        <w:rPr>
          <w:rFonts w:ascii="Times New Roman" w:eastAsia="Times New Roman" w:hAnsi="Times New Roman" w:cs="Times New Roman"/>
          <w:sz w:val="24"/>
          <w:szCs w:val="24"/>
        </w:rPr>
        <w:t xml:space="preserve">[9] [10].  First-hand information from responders often conveys appropriate and credible information that is of greater benefit to official bodies to respond to emergencies appropriately. Social networking tools are ideal for </w:t>
      </w:r>
      <w:del w:id="46" w:author="Microsoft account" w:date="2023-03-17T11:42:00Z">
        <w:r w:rsidR="006C65A5" w:rsidDel="006A4F96">
          <w:rPr>
            <w:rFonts w:ascii="Times New Roman" w:eastAsia="Times New Roman" w:hAnsi="Times New Roman" w:cs="Times New Roman"/>
            <w:sz w:val="24"/>
            <w:szCs w:val="24"/>
          </w:rPr>
          <w:delText>the extraction of</w:delText>
        </w:r>
      </w:del>
      <w:ins w:id="47" w:author="Microsoft account" w:date="2023-03-17T11:42:00Z">
        <w:r w:rsidR="006A4F96">
          <w:rPr>
            <w:rFonts w:ascii="Times New Roman" w:eastAsia="Times New Roman" w:hAnsi="Times New Roman" w:cs="Times New Roman"/>
            <w:sz w:val="24"/>
            <w:szCs w:val="24"/>
          </w:rPr>
          <w:t>extracting</w:t>
        </w:r>
      </w:ins>
      <w:r w:rsidR="006C65A5">
        <w:rPr>
          <w:rFonts w:ascii="Times New Roman" w:eastAsia="Times New Roman" w:hAnsi="Times New Roman" w:cs="Times New Roman"/>
          <w:sz w:val="24"/>
          <w:szCs w:val="24"/>
        </w:rPr>
        <w:t xml:space="preserve"> real-world data [11]. Geo</w:t>
      </w:r>
      <w:ins w:id="48" w:author="Microsoft account" w:date="2023-03-17T11:50:00Z">
        <w:r w:rsidR="006A4F96">
          <w:rPr>
            <w:rFonts w:ascii="Times New Roman" w:eastAsia="Times New Roman" w:hAnsi="Times New Roman" w:cs="Times New Roman"/>
            <w:sz w:val="24"/>
            <w:szCs w:val="24"/>
          </w:rPr>
          <w:t>-</w:t>
        </w:r>
      </w:ins>
      <w:r w:rsidR="006C65A5">
        <w:rPr>
          <w:rFonts w:ascii="Times New Roman" w:eastAsia="Times New Roman" w:hAnsi="Times New Roman" w:cs="Times New Roman"/>
          <w:sz w:val="24"/>
          <w:szCs w:val="24"/>
        </w:rPr>
        <w:t>location</w:t>
      </w:r>
      <w:ins w:id="49" w:author="Microsoft account" w:date="2023-03-17T11:50:00Z">
        <w:r w:rsidR="006A4F96">
          <w:rPr>
            <w:rFonts w:ascii="Times New Roman" w:eastAsia="Times New Roman" w:hAnsi="Times New Roman" w:cs="Times New Roman"/>
            <w:sz w:val="24"/>
            <w:szCs w:val="24"/>
          </w:rPr>
          <w:t>,</w:t>
        </w:r>
      </w:ins>
      <w:del w:id="50" w:author="Microsoft account" w:date="2023-03-17T11:50:00Z">
        <w:r w:rsidR="006C65A5" w:rsidDel="006A4F96">
          <w:rPr>
            <w:rFonts w:ascii="Times New Roman" w:eastAsia="Times New Roman" w:hAnsi="Times New Roman" w:cs="Times New Roman"/>
            <w:sz w:val="24"/>
            <w:szCs w:val="24"/>
          </w:rPr>
          <w:delText xml:space="preserve"> –</w:delText>
        </w:r>
      </w:del>
      <w:r w:rsidR="006C65A5">
        <w:rPr>
          <w:rFonts w:ascii="Times New Roman" w:eastAsia="Times New Roman" w:hAnsi="Times New Roman" w:cs="Times New Roman"/>
          <w:sz w:val="24"/>
          <w:szCs w:val="24"/>
        </w:rPr>
        <w:t xml:space="preserve"> the function of determining the position of a social media post – may serve a range of downstream applications, such as advertisement, optimization, event detection, trend analysis and epidemic monitoring [12]. In times of mass emergencies, people turn to </w:t>
      </w:r>
      <w:del w:id="51" w:author="Microsoft account" w:date="2023-03-17T11:48:00Z">
        <w:r w:rsidR="006C65A5" w:rsidDel="006A4F96">
          <w:rPr>
            <w:rFonts w:ascii="Times New Roman" w:eastAsia="Times New Roman" w:hAnsi="Times New Roman" w:cs="Times New Roman"/>
            <w:sz w:val="24"/>
            <w:szCs w:val="24"/>
          </w:rPr>
          <w:delText xml:space="preserve">twitter </w:delText>
        </w:r>
      </w:del>
      <w:ins w:id="52" w:author="Microsoft account" w:date="2023-03-17T11:48:00Z">
        <w:r w:rsidR="006A4F96">
          <w:rPr>
            <w:rFonts w:ascii="Times New Roman" w:eastAsia="Times New Roman" w:hAnsi="Times New Roman" w:cs="Times New Roman"/>
            <w:sz w:val="24"/>
            <w:szCs w:val="24"/>
          </w:rPr>
          <w:t xml:space="preserve">Twitter </w:t>
        </w:r>
      </w:ins>
      <w:r w:rsidR="006C65A5">
        <w:rPr>
          <w:rFonts w:ascii="Times New Roman" w:eastAsia="Times New Roman" w:hAnsi="Times New Roman" w:cs="Times New Roman"/>
          <w:sz w:val="24"/>
          <w:szCs w:val="24"/>
        </w:rPr>
        <w:t>to collect and spread accurate</w:t>
      </w:r>
      <w:ins w:id="53" w:author="Microsoft account" w:date="2023-03-17T11:42:00Z">
        <w:r w:rsidR="006A4F96">
          <w:rPr>
            <w:rFonts w:ascii="Times New Roman" w:eastAsia="Times New Roman" w:hAnsi="Times New Roman" w:cs="Times New Roman"/>
            <w:sz w:val="24"/>
            <w:szCs w:val="24"/>
          </w:rPr>
          <w:t>,</w:t>
        </w:r>
      </w:ins>
      <w:r w:rsidR="006C65A5">
        <w:rPr>
          <w:rFonts w:ascii="Times New Roman" w:eastAsia="Times New Roman" w:hAnsi="Times New Roman" w:cs="Times New Roman"/>
          <w:sz w:val="24"/>
          <w:szCs w:val="24"/>
        </w:rPr>
        <w:t xml:space="preserve"> critical information [13].</w:t>
      </w:r>
      <w:ins w:id="54" w:author="Microsoft account" w:date="2023-02-10T12:59:00Z">
        <w:r w:rsidR="00F24714">
          <w:rPr>
            <w:rFonts w:ascii="Times New Roman" w:eastAsia="Times New Roman" w:hAnsi="Times New Roman" w:cs="Times New Roman"/>
            <w:sz w:val="24"/>
            <w:szCs w:val="24"/>
          </w:rPr>
          <w:t xml:space="preserve"> </w:t>
        </w:r>
      </w:ins>
      <w:del w:id="55" w:author="Microsoft account" w:date="2023-02-10T12:58:00Z">
        <w:r w:rsidR="006C65A5" w:rsidDel="00F24714">
          <w:rPr>
            <w:rFonts w:ascii="Times New Roman" w:eastAsia="Times New Roman" w:hAnsi="Times New Roman" w:cs="Times New Roman"/>
            <w:sz w:val="24"/>
            <w:szCs w:val="24"/>
          </w:rPr>
          <w:delText xml:space="preserve"> </w:delText>
        </w:r>
      </w:del>
    </w:p>
    <w:p w14:paraId="34341118" w14:textId="44E7ED09" w:rsidR="00475B8D" w:rsidRDefault="006C65A5">
      <w:pPr>
        <w:spacing w:line="360" w:lineRule="auto"/>
        <w:jc w:val="both"/>
        <w:rPr>
          <w:rFonts w:ascii="Times New Roman" w:eastAsia="Times New Roman" w:hAnsi="Times New Roman" w:cs="Times New Roman"/>
          <w:sz w:val="24"/>
          <w:szCs w:val="24"/>
        </w:rPr>
      </w:pPr>
      <w:del w:id="56" w:author="Microsoft account" w:date="2023-02-10T12:56:00Z">
        <w:r w:rsidRPr="00F24714" w:rsidDel="00F24714">
          <w:rPr>
            <w:noProof/>
            <w:lang w:eastAsia="en-US"/>
          </w:rPr>
          <w:lastRenderedPageBreak/>
          <w:drawing>
            <wp:inline distT="114300" distB="114300" distL="114300" distR="114300" wp14:anchorId="4685B945" wp14:editId="2A1C574C">
              <wp:extent cx="5943600" cy="4216400"/>
              <wp:effectExtent l="0" t="0" r="0" b="0"/>
              <wp:docPr id="3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4216400"/>
                      </a:xfrm>
                      <a:prstGeom prst="rect">
                        <a:avLst/>
                      </a:prstGeom>
                      <a:ln/>
                    </pic:spPr>
                  </pic:pic>
                </a:graphicData>
              </a:graphic>
            </wp:inline>
          </w:drawing>
        </w:r>
      </w:del>
      <w:r>
        <w:rPr>
          <w:rFonts w:ascii="Times New Roman" w:eastAsia="Times New Roman" w:hAnsi="Times New Roman" w:cs="Times New Roman"/>
          <w:sz w:val="24"/>
          <w:szCs w:val="24"/>
        </w:rPr>
        <w:t>Real-time local events can be detected from geo-tagged tweet streams [14]. On the other end, this data has been availed for analysis</w:t>
      </w:r>
      <w:del w:id="57" w:author="Microsoft account" w:date="2023-03-17T11:49:00Z">
        <w:r w:rsidDel="006A4F9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through Twitter’s Application Programming Interface (API). Apart from mainstream social media, there are various microblogging sites like Tumblr, DailyBooth, Pinterest</w:t>
      </w:r>
      <w:ins w:id="58" w:author="Microsoft account" w:date="2023-03-17T11:49:00Z">
        <w:r w:rsidR="006A4F9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etc. The salient aspect of accumulating data through this form is</w:t>
      </w:r>
      <w:del w:id="59" w:author="Microsoft account" w:date="2023-03-17T11:49:00Z">
        <w:r w:rsidDel="006A4F9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they are mostly uncensored and provide valid information. </w:t>
      </w:r>
    </w:p>
    <w:p w14:paraId="4C80A806" w14:textId="08D39292"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tweet is a 140</w:t>
      </w:r>
      <w:del w:id="60" w:author="Microsoft account" w:date="2023-03-17T11:49:00Z">
        <w:r w:rsidDel="006A4F96">
          <w:rPr>
            <w:rFonts w:ascii="Times New Roman" w:eastAsia="Times New Roman" w:hAnsi="Times New Roman" w:cs="Times New Roman"/>
            <w:sz w:val="24"/>
            <w:szCs w:val="24"/>
          </w:rPr>
          <w:delText xml:space="preserve"> character </w:delText>
        </w:r>
      </w:del>
      <w:ins w:id="61" w:author="Microsoft account" w:date="2023-03-17T11:49:00Z">
        <w:r w:rsidR="006A4F96">
          <w:rPr>
            <w:rFonts w:ascii="Times New Roman" w:eastAsia="Times New Roman" w:hAnsi="Times New Roman" w:cs="Times New Roman"/>
            <w:sz w:val="24"/>
            <w:szCs w:val="24"/>
          </w:rPr>
          <w:t>-character-</w:t>
        </w:r>
      </w:ins>
      <w:r>
        <w:rPr>
          <w:rFonts w:ascii="Times New Roman" w:eastAsia="Times New Roman" w:hAnsi="Times New Roman" w:cs="Times New Roman"/>
          <w:sz w:val="24"/>
          <w:szCs w:val="24"/>
        </w:rPr>
        <w:t>long status update that addresses the question, “What’s happening?” This message update is associated with the username, date, time of posting, geographic location</w:t>
      </w:r>
      <w:ins w:id="62" w:author="Microsoft account" w:date="2023-03-17T11:49:00Z">
        <w:r w:rsidR="006A4F9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other metadata [15]. People usually post and receive messages related to actual real-world events when they happen as quickly as possible for circulation. Twitter helps users to post status updates or tweets to a network of users using various communication services. Twitter is being updated hundreds of millions of times a day by users all over the world. Its content varies greatly depending on user preferences and actions [16]. The benefit of understanding incidents is the safety of life and assets, the survival of emergency conditions, the support of people and the communication </w:t>
      </w:r>
      <w:del w:id="63" w:author="Microsoft account" w:date="2023-03-17T11:49:00Z">
        <w:r w:rsidDel="006A4F96">
          <w:rPr>
            <w:rFonts w:ascii="Times New Roman" w:eastAsia="Times New Roman" w:hAnsi="Times New Roman" w:cs="Times New Roman"/>
            <w:sz w:val="24"/>
            <w:szCs w:val="24"/>
          </w:rPr>
          <w:delText xml:space="preserve">to </w:delText>
        </w:r>
      </w:del>
      <w:ins w:id="64" w:author="Microsoft account" w:date="2023-03-17T11:49:00Z">
        <w:r w:rsidR="006A4F96">
          <w:rPr>
            <w:rFonts w:ascii="Times New Roman" w:eastAsia="Times New Roman" w:hAnsi="Times New Roman" w:cs="Times New Roman"/>
            <w:sz w:val="24"/>
            <w:szCs w:val="24"/>
          </w:rPr>
          <w:t xml:space="preserve">with </w:t>
        </w:r>
      </w:ins>
      <w:r>
        <w:rPr>
          <w:rFonts w:ascii="Times New Roman" w:eastAsia="Times New Roman" w:hAnsi="Times New Roman" w:cs="Times New Roman"/>
          <w:sz w:val="24"/>
          <w:szCs w:val="24"/>
        </w:rPr>
        <w:t xml:space="preserve">the police [17]. </w:t>
      </w:r>
      <w:r w:rsidR="00DB4025">
        <w:rPr>
          <w:rFonts w:ascii="Times New Roman" w:eastAsia="Times New Roman" w:hAnsi="Times New Roman" w:cs="Times New Roman"/>
          <w:sz w:val="24"/>
          <w:szCs w:val="24"/>
        </w:rPr>
        <w:t>To date, a</w:t>
      </w:r>
      <w:r>
        <w:rPr>
          <w:rFonts w:ascii="Times New Roman" w:eastAsia="Times New Roman" w:hAnsi="Times New Roman" w:cs="Times New Roman"/>
          <w:sz w:val="24"/>
          <w:szCs w:val="24"/>
        </w:rPr>
        <w:t xml:space="preserve">round 500 million tweets are created </w:t>
      </w:r>
      <w:r>
        <w:rPr>
          <w:rFonts w:ascii="Times New Roman" w:eastAsia="Times New Roman" w:hAnsi="Times New Roman" w:cs="Times New Roman"/>
          <w:sz w:val="24"/>
          <w:szCs w:val="24"/>
        </w:rPr>
        <w:lastRenderedPageBreak/>
        <w:t>every day</w:t>
      </w:r>
      <w:del w:id="65" w:author="Microsoft account" w:date="2023-03-17T11:50:00Z">
        <w:r w:rsidDel="006A4F96">
          <w:rPr>
            <w:rFonts w:ascii="Times New Roman" w:eastAsia="Times New Roman" w:hAnsi="Times New Roman" w:cs="Times New Roman"/>
            <w:sz w:val="24"/>
            <w:szCs w:val="24"/>
          </w:rPr>
          <w:delText xml:space="preserve">, </w:delText>
        </w:r>
      </w:del>
      <w:ins w:id="66" w:author="Microsoft account" w:date="2023-03-17T11:50:00Z">
        <w:r w:rsidR="006A4F9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among those, interpreting geo-located tweets now seems realistic and relevant </w:t>
      </w:r>
      <w:commentRangeStart w:id="67"/>
      <w:r>
        <w:rPr>
          <w:rFonts w:ascii="Times New Roman" w:eastAsia="Times New Roman" w:hAnsi="Times New Roman" w:cs="Times New Roman"/>
          <w:sz w:val="24"/>
          <w:szCs w:val="24"/>
        </w:rPr>
        <w:t>[15]</w:t>
      </w:r>
      <w:ins w:id="68" w:author="Microsoft account" w:date="2023-02-16T12:24:00Z">
        <w:r w:rsidR="00923EBC">
          <w:rPr>
            <w:rFonts w:ascii="Times New Roman" w:eastAsia="Times New Roman" w:hAnsi="Times New Roman" w:cs="Times New Roman"/>
            <w:sz w:val="24"/>
            <w:szCs w:val="24"/>
          </w:rPr>
          <w:t>[18</w:t>
        </w:r>
        <w:r w:rsidR="0028169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commentRangeEnd w:id="67"/>
      <w:r w:rsidR="00DB4025">
        <w:rPr>
          <w:rStyle w:val="CommentReference"/>
        </w:rPr>
        <w:commentReference w:id="67"/>
      </w:r>
      <w:commentRangeStart w:id="69"/>
      <w:r>
        <w:rPr>
          <w:rFonts w:ascii="Times New Roman" w:eastAsia="Times New Roman" w:hAnsi="Times New Roman" w:cs="Times New Roman"/>
          <w:sz w:val="24"/>
          <w:szCs w:val="24"/>
        </w:rPr>
        <w:t>Generally, data mining can be used to recognize influential patterns, perceptions or viewpoints, forecast demands, and in specific research to increase awareness and effectively communicate</w:t>
      </w:r>
      <w:ins w:id="70" w:author="Microsoft account" w:date="2023-02-16T15:07:00Z">
        <w:r w:rsidR="00923EBC">
          <w:rPr>
            <w:rFonts w:ascii="Times New Roman" w:eastAsia="Times New Roman" w:hAnsi="Times New Roman" w:cs="Times New Roman"/>
            <w:sz w:val="24"/>
            <w:szCs w:val="24"/>
          </w:rPr>
          <w:t xml:space="preserve"> [19</w:t>
        </w:r>
        <w:r w:rsidR="00AA3DCE">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commentRangeEnd w:id="69"/>
      <w:r w:rsidR="00DB4025">
        <w:rPr>
          <w:rStyle w:val="CommentReference"/>
        </w:rPr>
        <w:commentReference w:id="69"/>
      </w:r>
    </w:p>
    <w:p w14:paraId="7EBAD401" w14:textId="2732F902" w:rsidR="00475B8D" w:rsidRDefault="006C65A5">
      <w:pPr>
        <w:spacing w:line="360" w:lineRule="auto"/>
        <w:jc w:val="both"/>
        <w:rPr>
          <w:rFonts w:ascii="Times New Roman" w:eastAsia="Times New Roman" w:hAnsi="Times New Roman" w:cs="Times New Roman"/>
          <w:sz w:val="24"/>
          <w:szCs w:val="24"/>
        </w:rPr>
      </w:pPr>
      <w:commentRangeStart w:id="71"/>
      <w:r>
        <w:rPr>
          <w:rFonts w:ascii="Times New Roman" w:eastAsia="Times New Roman" w:hAnsi="Times New Roman" w:cs="Times New Roman"/>
          <w:sz w:val="24"/>
          <w:szCs w:val="24"/>
        </w:rPr>
        <w:t xml:space="preserve">The major inspiration behind this work is the fact that people’s needs and opinions during and aftermath of a natural disaster are not being heeded to a large extent. In spite of data being available in abundance from various sources, there is still </w:t>
      </w:r>
      <w:ins w:id="72" w:author="Microsoft account" w:date="2023-03-17T11:50:00Z">
        <w:r w:rsidR="006A4F96">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huge reliance on interviews, manual surveys and offline information. </w:t>
      </w:r>
      <w:commentRangeEnd w:id="71"/>
      <w:r w:rsidR="00DB4025">
        <w:rPr>
          <w:rStyle w:val="CommentReference"/>
        </w:rPr>
        <w:commentReference w:id="71"/>
      </w:r>
      <w:r>
        <w:rPr>
          <w:rFonts w:ascii="Times New Roman" w:eastAsia="Times New Roman" w:hAnsi="Times New Roman" w:cs="Times New Roman"/>
          <w:sz w:val="24"/>
          <w:szCs w:val="24"/>
        </w:rPr>
        <w:t xml:space="preserve">This task </w:t>
      </w:r>
      <w:r w:rsidR="00DB4025">
        <w:rPr>
          <w:rFonts w:ascii="Times New Roman" w:eastAsia="Times New Roman" w:hAnsi="Times New Roman" w:cs="Times New Roman"/>
          <w:sz w:val="24"/>
          <w:szCs w:val="24"/>
        </w:rPr>
        <w:t>can be</w:t>
      </w:r>
      <w:del w:id="73" w:author="Microsoft account" w:date="2023-03-17T11:50:00Z">
        <w:r w:rsidR="00DB4025" w:rsidDel="006A4F9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r w:rsidR="00DB4025">
        <w:rPr>
          <w:rFonts w:ascii="Times New Roman" w:eastAsia="Times New Roman" w:hAnsi="Times New Roman" w:cs="Times New Roman"/>
          <w:sz w:val="24"/>
          <w:szCs w:val="24"/>
        </w:rPr>
        <w:t xml:space="preserve">automated </w:t>
      </w:r>
      <w:r>
        <w:rPr>
          <w:rFonts w:ascii="Times New Roman" w:eastAsia="Times New Roman" w:hAnsi="Times New Roman" w:cs="Times New Roman"/>
          <w:sz w:val="24"/>
          <w:szCs w:val="24"/>
        </w:rPr>
        <w:t xml:space="preserve">by utilizing </w:t>
      </w:r>
      <w:r w:rsidR="00DB4025">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data </w:t>
      </w:r>
      <w:r w:rsidR="00DB4025">
        <w:rPr>
          <w:rFonts w:ascii="Times New Roman" w:eastAsia="Times New Roman" w:hAnsi="Times New Roman" w:cs="Times New Roman"/>
          <w:sz w:val="24"/>
          <w:szCs w:val="24"/>
        </w:rPr>
        <w:t>already available data</w:t>
      </w:r>
      <w:ins w:id="74" w:author="Microsoft account" w:date="2023-03-17T11:50:00Z">
        <w:r w:rsidR="006A4F96">
          <w:rPr>
            <w:rFonts w:ascii="Times New Roman" w:eastAsia="Times New Roman" w:hAnsi="Times New Roman" w:cs="Times New Roman"/>
            <w:sz w:val="24"/>
            <w:szCs w:val="24"/>
          </w:rPr>
          <w:t>,</w:t>
        </w:r>
      </w:ins>
      <w:r w:rsidR="00DB4025">
        <w:rPr>
          <w:rFonts w:ascii="Times New Roman" w:eastAsia="Times New Roman" w:hAnsi="Times New Roman" w:cs="Times New Roman"/>
          <w:sz w:val="24"/>
          <w:szCs w:val="24"/>
        </w:rPr>
        <w:t xml:space="preserve"> such as data posted </w:t>
      </w:r>
      <w:r>
        <w:rPr>
          <w:rFonts w:ascii="Times New Roman" w:eastAsia="Times New Roman" w:hAnsi="Times New Roman" w:cs="Times New Roman"/>
          <w:sz w:val="24"/>
          <w:szCs w:val="24"/>
        </w:rPr>
        <w:t xml:space="preserve">on Twitter. However, making detailed information accessible from social media in emergencies </w:t>
      </w:r>
      <w:r w:rsidR="00DB4025">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very complicated [</w:t>
      </w:r>
      <w:ins w:id="75" w:author="Microsoft account" w:date="2023-03-16T15:28:00Z">
        <w:r w:rsidR="00923EBC">
          <w:rPr>
            <w:rFonts w:ascii="Times New Roman" w:eastAsia="Times New Roman" w:hAnsi="Times New Roman" w:cs="Times New Roman"/>
            <w:sz w:val="24"/>
            <w:szCs w:val="24"/>
          </w:rPr>
          <w:t>20</w:t>
        </w:r>
      </w:ins>
      <w:del w:id="76" w:author="Microsoft account" w:date="2023-03-16T15:28:00Z">
        <w:r w:rsidDel="00923EBC">
          <w:rPr>
            <w:rFonts w:ascii="Times New Roman" w:eastAsia="Times New Roman" w:hAnsi="Times New Roman" w:cs="Times New Roman"/>
            <w:sz w:val="24"/>
            <w:szCs w:val="24"/>
          </w:rPr>
          <w:delText>18</w:delText>
        </w:r>
      </w:del>
      <w:ins w:id="77" w:author="Microsoft account" w:date="2023-03-16T15:29:00Z">
        <w:r w:rsidR="00923EBC">
          <w:rPr>
            <w:rFonts w:ascii="Times New Roman" w:eastAsia="Times New Roman" w:hAnsi="Times New Roman" w:cs="Times New Roman"/>
            <w:sz w:val="24"/>
            <w:szCs w:val="24"/>
          </w:rPr>
          <w:t>]</w:t>
        </w:r>
      </w:ins>
      <w:del w:id="78" w:author="Microsoft account" w:date="2023-03-16T15:28:00Z">
        <w:r w:rsidDel="00923EB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w:t>
      </w:r>
      <w:commentRangeStart w:id="79"/>
      <w:r>
        <w:rPr>
          <w:rFonts w:ascii="Times New Roman" w:eastAsia="Times New Roman" w:hAnsi="Times New Roman" w:cs="Times New Roman"/>
          <w:sz w:val="24"/>
          <w:szCs w:val="24"/>
        </w:rPr>
        <w:t xml:space="preserve"> </w:t>
      </w:r>
      <w:del w:id="80" w:author="Microsoft account" w:date="2023-03-16T15:15:00Z">
        <w:r w:rsidDel="00CD5499">
          <w:rPr>
            <w:rFonts w:ascii="Times New Roman" w:eastAsia="Times New Roman" w:hAnsi="Times New Roman" w:cs="Times New Roman"/>
            <w:sz w:val="24"/>
            <w:szCs w:val="24"/>
          </w:rPr>
          <w:delText xml:space="preserve">It is therefore unlikely to anticipate climatic events precisely in terms of geographical distribution and temporal evolution, regardless of their increasing intensity or frequency. Robust measures are required to determine, what and how to define success [19]. </w:delText>
        </w:r>
        <w:commentRangeEnd w:id="79"/>
        <w:r w:rsidR="00DB4025" w:rsidDel="00CD5499">
          <w:rPr>
            <w:rStyle w:val="CommentReference"/>
          </w:rPr>
          <w:commentReference w:id="79"/>
        </w:r>
      </w:del>
    </w:p>
    <w:p w14:paraId="606424CB" w14:textId="4F6682ED" w:rsidR="00475B8D" w:rsidRDefault="006C65A5">
      <w:pPr>
        <w:spacing w:line="360" w:lineRule="auto"/>
        <w:jc w:val="both"/>
        <w:rPr>
          <w:ins w:id="81" w:author="Ruggiero Lovreglio" w:date="2023-02-04T20:17: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t>
      </w:r>
      <w:r w:rsidR="00DB4025">
        <w:rPr>
          <w:rFonts w:ascii="Times New Roman" w:eastAsia="Times New Roman" w:hAnsi="Times New Roman" w:cs="Times New Roman"/>
          <w:sz w:val="24"/>
          <w:szCs w:val="24"/>
        </w:rPr>
        <w:t xml:space="preserve">we aim </w:t>
      </w:r>
      <w:del w:id="82" w:author="Microsoft account" w:date="2023-03-17T11:51:00Z">
        <w:r w:rsidR="00DB4025" w:rsidDel="006A4F96">
          <w:rPr>
            <w:rFonts w:ascii="Times New Roman" w:eastAsia="Times New Roman" w:hAnsi="Times New Roman" w:cs="Times New Roman"/>
            <w:sz w:val="24"/>
            <w:szCs w:val="24"/>
          </w:rPr>
          <w:delText>at assessing</w:delText>
        </w:r>
      </w:del>
      <w:ins w:id="83" w:author="Microsoft account" w:date="2023-03-17T11:51:00Z">
        <w:r w:rsidR="006A4F96">
          <w:rPr>
            <w:rFonts w:ascii="Times New Roman" w:eastAsia="Times New Roman" w:hAnsi="Times New Roman" w:cs="Times New Roman"/>
            <w:sz w:val="24"/>
            <w:szCs w:val="24"/>
          </w:rPr>
          <w:t>to assess</w:t>
        </w:r>
      </w:ins>
      <w:r w:rsidR="00DB4025">
        <w:rPr>
          <w:rFonts w:ascii="Times New Roman" w:eastAsia="Times New Roman" w:hAnsi="Times New Roman" w:cs="Times New Roman"/>
          <w:sz w:val="24"/>
          <w:szCs w:val="24"/>
        </w:rPr>
        <w:t xml:space="preserve"> how public data available on social media can help </w:t>
      </w:r>
      <w:ins w:id="84" w:author="Microsoft account" w:date="2023-03-17T11:51:00Z">
        <w:r w:rsidR="006A4F96">
          <w:rPr>
            <w:rFonts w:ascii="Times New Roman" w:eastAsia="Times New Roman" w:hAnsi="Times New Roman" w:cs="Times New Roman"/>
            <w:sz w:val="24"/>
            <w:szCs w:val="24"/>
          </w:rPr>
          <w:t xml:space="preserve">in </w:t>
        </w:r>
      </w:ins>
      <w:r w:rsidR="00DB4025">
        <w:rPr>
          <w:rFonts w:ascii="Times New Roman" w:eastAsia="Times New Roman" w:hAnsi="Times New Roman" w:cs="Times New Roman"/>
          <w:sz w:val="24"/>
          <w:szCs w:val="24"/>
        </w:rPr>
        <w:t>investigating disasters. To achieve this goal</w:t>
      </w:r>
      <w:ins w:id="85" w:author="Microsoft account" w:date="2023-03-17T11:51:00Z">
        <w:r w:rsidR="006A4F96">
          <w:rPr>
            <w:rFonts w:ascii="Times New Roman" w:eastAsia="Times New Roman" w:hAnsi="Times New Roman" w:cs="Times New Roman"/>
            <w:sz w:val="24"/>
            <w:szCs w:val="24"/>
          </w:rPr>
          <w:t>,</w:t>
        </w:r>
      </w:ins>
      <w:r w:rsidR="00DB4025">
        <w:rPr>
          <w:rFonts w:ascii="Times New Roman" w:eastAsia="Times New Roman" w:hAnsi="Times New Roman" w:cs="Times New Roman"/>
          <w:sz w:val="24"/>
          <w:szCs w:val="24"/>
        </w:rPr>
        <w:t xml:space="preserve"> we propose a new solution</w:t>
      </w:r>
      <w:r>
        <w:rPr>
          <w:rFonts w:ascii="Times New Roman" w:eastAsia="Times New Roman" w:hAnsi="Times New Roman" w:cs="Times New Roman"/>
          <w:sz w:val="24"/>
          <w:szCs w:val="24"/>
        </w:rPr>
        <w:t xml:space="preserve"> to assess the effects of floods on infrastructure and people through</w:t>
      </w:r>
      <w:ins w:id="86" w:author="Ruggiero Lovreglio" w:date="2023-02-04T20:16:00Z">
        <w:r w:rsidR="00DB4025">
          <w:rPr>
            <w:rFonts w:ascii="Times New Roman" w:eastAsia="Times New Roman" w:hAnsi="Times New Roman" w:cs="Times New Roman"/>
            <w:sz w:val="24"/>
            <w:szCs w:val="24"/>
          </w:rPr>
          <w:t xml:space="preserve"> </w:t>
        </w:r>
      </w:ins>
      <w:r w:rsidR="00DB4025">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post</w:t>
      </w:r>
      <w:r w:rsidR="00DB40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del w:id="87" w:author="Microsoft account" w:date="2023-03-17T11:51:00Z">
        <w:r w:rsidDel="006A4F96">
          <w:rPr>
            <w:rFonts w:ascii="Times New Roman" w:eastAsia="Times New Roman" w:hAnsi="Times New Roman" w:cs="Times New Roman"/>
            <w:sz w:val="24"/>
            <w:szCs w:val="24"/>
          </w:rPr>
          <w:delText xml:space="preserve">from </w:delText>
        </w:r>
      </w:del>
      <w:ins w:id="88" w:author="Microsoft account" w:date="2023-03-17T11:51:00Z">
        <w:r w:rsidR="006A4F96">
          <w:rPr>
            <w:rFonts w:ascii="Times New Roman" w:eastAsia="Times New Roman" w:hAnsi="Times New Roman" w:cs="Times New Roman"/>
            <w:sz w:val="24"/>
            <w:szCs w:val="24"/>
          </w:rPr>
          <w:t xml:space="preserve">on </w:t>
        </w:r>
      </w:ins>
      <w:r>
        <w:rPr>
          <w:rFonts w:ascii="Times New Roman" w:eastAsia="Times New Roman" w:hAnsi="Times New Roman" w:cs="Times New Roman"/>
          <w:sz w:val="24"/>
          <w:szCs w:val="24"/>
        </w:rPr>
        <w:t xml:space="preserve">Twitter. </w:t>
      </w:r>
      <w:r w:rsidR="00D809A3">
        <w:rPr>
          <w:rFonts w:ascii="Times New Roman" w:eastAsia="Times New Roman" w:hAnsi="Times New Roman" w:cs="Times New Roman"/>
          <w:sz w:val="24"/>
          <w:szCs w:val="24"/>
        </w:rPr>
        <w:t>We</w:t>
      </w:r>
      <w:del w:id="89" w:author="Microsoft account" w:date="2023-03-17T11:51:00Z">
        <w:r w:rsidR="00D809A3" w:rsidDel="006A4F96">
          <w:rPr>
            <w:rFonts w:ascii="Times New Roman" w:eastAsia="Times New Roman" w:hAnsi="Times New Roman" w:cs="Times New Roman"/>
            <w:sz w:val="24"/>
            <w:szCs w:val="24"/>
          </w:rPr>
          <w:delText xml:space="preserve"> </w:delText>
        </w:r>
      </w:del>
      <w:r w:rsidR="00D809A3">
        <w:rPr>
          <w:rFonts w:ascii="Times New Roman" w:eastAsia="Times New Roman" w:hAnsi="Times New Roman" w:cs="Times New Roman"/>
          <w:sz w:val="24"/>
          <w:szCs w:val="24"/>
        </w:rPr>
        <w:t xml:space="preserve"> applied the proposed solution </w:t>
      </w:r>
      <w:del w:id="90" w:author="Microsoft account" w:date="2023-03-17T11:51:00Z">
        <w:r w:rsidR="00D809A3" w:rsidDel="006A4F96">
          <w:rPr>
            <w:rFonts w:ascii="Times New Roman" w:eastAsia="Times New Roman" w:hAnsi="Times New Roman" w:cs="Times New Roman"/>
            <w:sz w:val="24"/>
            <w:szCs w:val="24"/>
          </w:rPr>
          <w:delText xml:space="preserve">for </w:delText>
        </w:r>
      </w:del>
      <w:ins w:id="91" w:author="Microsoft account" w:date="2023-03-17T11:51:00Z">
        <w:r w:rsidR="006A4F96">
          <w:rPr>
            <w:rFonts w:ascii="Times New Roman" w:eastAsia="Times New Roman" w:hAnsi="Times New Roman" w:cs="Times New Roman"/>
            <w:sz w:val="24"/>
            <w:szCs w:val="24"/>
          </w:rPr>
          <w:t xml:space="preserve">to </w:t>
        </w:r>
      </w:ins>
      <w:r w:rsidR="00D809A3">
        <w:rPr>
          <w:rFonts w:ascii="Times New Roman" w:eastAsia="Times New Roman" w:hAnsi="Times New Roman" w:cs="Times New Roman"/>
          <w:sz w:val="24"/>
          <w:szCs w:val="24"/>
        </w:rPr>
        <w:t>the major flood that occurred in Kerala</w:t>
      </w:r>
      <w:del w:id="92" w:author="Microsoft account" w:date="2023-03-17T11:51:00Z">
        <w:r w:rsidR="00D809A3" w:rsidDel="006A4F96">
          <w:rPr>
            <w:rFonts w:ascii="Times New Roman" w:eastAsia="Times New Roman" w:hAnsi="Times New Roman" w:cs="Times New Roman"/>
            <w:sz w:val="24"/>
            <w:szCs w:val="24"/>
          </w:rPr>
          <w:delText>,</w:delText>
        </w:r>
      </w:del>
      <w:r w:rsidR="00D809A3">
        <w:rPr>
          <w:rFonts w:ascii="Times New Roman" w:eastAsia="Times New Roman" w:hAnsi="Times New Roman" w:cs="Times New Roman"/>
          <w:sz w:val="24"/>
          <w:szCs w:val="24"/>
        </w:rPr>
        <w:t xml:space="preserve"> </w:t>
      </w:r>
      <w:ins w:id="93" w:author="Microsoft account" w:date="2023-03-17T11:51:00Z">
        <w:r w:rsidR="006A4F96">
          <w:rPr>
            <w:rFonts w:ascii="Times New Roman" w:eastAsia="Times New Roman" w:hAnsi="Times New Roman" w:cs="Times New Roman"/>
            <w:sz w:val="24"/>
            <w:szCs w:val="24"/>
          </w:rPr>
          <w:t xml:space="preserve">in </w:t>
        </w:r>
      </w:ins>
      <w:r w:rsidR="00D809A3">
        <w:rPr>
          <w:rFonts w:ascii="Times New Roman" w:eastAsia="Times New Roman" w:hAnsi="Times New Roman" w:cs="Times New Roman"/>
          <w:sz w:val="24"/>
          <w:szCs w:val="24"/>
        </w:rPr>
        <w:t xml:space="preserve">2018. </w:t>
      </w:r>
      <w:r>
        <w:rPr>
          <w:rFonts w:ascii="Times New Roman" w:eastAsia="Times New Roman" w:hAnsi="Times New Roman" w:cs="Times New Roman"/>
          <w:sz w:val="24"/>
          <w:szCs w:val="24"/>
        </w:rPr>
        <w:t xml:space="preserve">The proposed </w:t>
      </w:r>
      <w:r w:rsidR="00D809A3">
        <w:rPr>
          <w:rFonts w:ascii="Times New Roman" w:eastAsia="Times New Roman" w:hAnsi="Times New Roman" w:cs="Times New Roman"/>
          <w:sz w:val="24"/>
          <w:szCs w:val="24"/>
        </w:rPr>
        <w:t xml:space="preserve">solution </w:t>
      </w:r>
      <w:r>
        <w:rPr>
          <w:rFonts w:ascii="Times New Roman" w:eastAsia="Times New Roman" w:hAnsi="Times New Roman" w:cs="Times New Roman"/>
          <w:sz w:val="24"/>
          <w:szCs w:val="24"/>
        </w:rPr>
        <w:t xml:space="preserve">has the potential to store gleaned data from Twitter and provide a comprehensive graphical analysis that covers user sentiments, emotions, and the impact of floods on infrastructure and </w:t>
      </w:r>
      <w:ins w:id="94" w:author="Microsoft account" w:date="2023-03-17T11:52:00Z">
        <w:r w:rsidR="006A4F96">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geographical distribution of disaster</w:t>
      </w:r>
      <w:ins w:id="95" w:author="Microsoft account" w:date="2023-03-17T11:52:00Z">
        <w:r w:rsidR="006A4F96">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over different regions. </w:t>
      </w:r>
    </w:p>
    <w:p w14:paraId="79D2136B" w14:textId="65B0E70A" w:rsidR="00D809A3" w:rsidDel="006A4F96" w:rsidRDefault="00D809A3">
      <w:pPr>
        <w:spacing w:line="360" w:lineRule="auto"/>
        <w:jc w:val="both"/>
        <w:rPr>
          <w:del w:id="96" w:author="Microsoft account" w:date="2023-03-17T11:38:00Z"/>
          <w:rFonts w:ascii="Times New Roman" w:eastAsia="Times New Roman" w:hAnsi="Times New Roman" w:cs="Times New Roman"/>
          <w:sz w:val="24"/>
          <w:szCs w:val="24"/>
        </w:rPr>
      </w:pPr>
    </w:p>
    <w:sdt>
      <w:sdtPr>
        <w:tag w:val="goog_rdk_7"/>
        <w:id w:val="154497447"/>
      </w:sdtPr>
      <w:sdtEndPr/>
      <w:sdtContent>
        <w:commentRangeStart w:id="97" w:displacedByCustomXml="prev"/>
        <w:p w14:paraId="7CE47874" w14:textId="53B68EF9" w:rsidR="00475B8D" w:rsidRPr="00CB426A" w:rsidRDefault="006C65A5">
          <w:pPr>
            <w:pStyle w:val="ListParagraph"/>
            <w:numPr>
              <w:ilvl w:val="0"/>
              <w:numId w:val="3"/>
            </w:numPr>
            <w:spacing w:line="360" w:lineRule="auto"/>
            <w:jc w:val="both"/>
            <w:rPr>
              <w:rFonts w:ascii="Times New Roman" w:eastAsia="Times New Roman" w:hAnsi="Times New Roman" w:cs="Times New Roman"/>
              <w:sz w:val="24"/>
              <w:szCs w:val="24"/>
              <w:rPrChange w:id="98" w:author="Ruggiero Lovreglio" w:date="2023-02-04T20:30:00Z">
                <w:rPr/>
              </w:rPrChange>
            </w:rPr>
            <w:pPrChange w:id="99" w:author="Ruggiero Lovreglio" w:date="2023-02-04T20:30:00Z">
              <w:pPr>
                <w:spacing w:line="360" w:lineRule="auto"/>
                <w:jc w:val="both"/>
              </w:pPr>
            </w:pPrChange>
          </w:pPr>
          <w:r w:rsidRPr="00CB426A">
            <w:rPr>
              <w:rFonts w:ascii="Times New Roman" w:eastAsia="Times New Roman" w:hAnsi="Times New Roman" w:cs="Times New Roman"/>
              <w:b/>
              <w:sz w:val="24"/>
              <w:szCs w:val="24"/>
              <w:rPrChange w:id="100" w:author="Ruggiero Lovreglio" w:date="2023-02-04T20:30:00Z">
                <w:rPr/>
              </w:rPrChange>
            </w:rPr>
            <w:t xml:space="preserve">LITERATURE </w:t>
          </w:r>
          <w:commentRangeEnd w:id="97"/>
          <w:r w:rsidR="00CB426A">
            <w:rPr>
              <w:rStyle w:val="CommentReference"/>
            </w:rPr>
            <w:commentReference w:id="97"/>
          </w:r>
          <w:sdt>
            <w:sdtPr>
              <w:tag w:val="goog_rdk_5"/>
              <w:id w:val="93293148"/>
            </w:sdtPr>
            <w:sdtEndPr/>
            <w:sdtContent>
              <w:r w:rsidRPr="00CB426A">
                <w:rPr>
                  <w:rFonts w:ascii="Times New Roman" w:eastAsia="Times New Roman" w:hAnsi="Times New Roman" w:cs="Times New Roman"/>
                  <w:b/>
                  <w:sz w:val="24"/>
                  <w:szCs w:val="24"/>
                  <w:rPrChange w:id="101" w:author="Ruggiero Lovreglio" w:date="2023-02-04T20:30:00Z">
                    <w:rPr/>
                  </w:rPrChange>
                </w:rPr>
                <w:t>REVIEW</w:t>
              </w:r>
            </w:sdtContent>
          </w:sdt>
          <w:sdt>
            <w:sdtPr>
              <w:tag w:val="goog_rdk_6"/>
              <w:id w:val="1153642451"/>
              <w:showingPlcHdr/>
            </w:sdtPr>
            <w:sdtEndPr/>
            <w:sdtContent>
              <w:r w:rsidR="00223301">
                <w:t xml:space="preserve">     </w:t>
              </w:r>
            </w:sdtContent>
          </w:sdt>
        </w:p>
      </w:sdtContent>
    </w:sdt>
    <w:p w14:paraId="20EC72A2" w14:textId="4B5A0B5A" w:rsidR="00B84452" w:rsidRPr="006A4F96" w:rsidRDefault="00B84452">
      <w:pPr>
        <w:tabs>
          <w:tab w:val="left" w:pos="0"/>
          <w:tab w:val="left" w:pos="630"/>
        </w:tabs>
        <w:spacing w:line="360" w:lineRule="auto"/>
        <w:jc w:val="both"/>
        <w:rPr>
          <w:ins w:id="102" w:author="Microsoft account" w:date="2023-02-25T10:05:00Z"/>
          <w:rFonts w:ascii="Times New Roman" w:eastAsia="Times New Roman" w:hAnsi="Times New Roman" w:cs="Times New Roman"/>
          <w:b/>
          <w:i/>
          <w:sz w:val="24"/>
          <w:szCs w:val="24"/>
          <w:rPrChange w:id="103" w:author="Microsoft account" w:date="2023-03-17T12:20:00Z">
            <w:rPr>
              <w:ins w:id="104" w:author="Microsoft account" w:date="2023-02-25T10:05:00Z"/>
              <w:rFonts w:ascii="Times New Roman" w:eastAsia="Times New Roman" w:hAnsi="Times New Roman" w:cs="Times New Roman"/>
              <w:sz w:val="24"/>
              <w:szCs w:val="24"/>
            </w:rPr>
          </w:rPrChange>
        </w:rPr>
        <w:pPrChange w:id="105" w:author="Microsoft account" w:date="2023-03-17T12:20:00Z">
          <w:pPr>
            <w:spacing w:line="360" w:lineRule="auto"/>
            <w:jc w:val="both"/>
          </w:pPr>
        </w:pPrChange>
      </w:pPr>
      <w:ins w:id="106" w:author="Microsoft account" w:date="2023-02-25T10:05:00Z">
        <w:r w:rsidRPr="006A4F96">
          <w:rPr>
            <w:rFonts w:ascii="Times New Roman" w:eastAsia="Times New Roman" w:hAnsi="Times New Roman" w:cs="Times New Roman"/>
            <w:b/>
            <w:i/>
            <w:sz w:val="24"/>
            <w:szCs w:val="24"/>
            <w:rPrChange w:id="107" w:author="Microsoft account" w:date="2023-03-17T12:20:00Z">
              <w:rPr>
                <w:rFonts w:ascii="Times New Roman" w:eastAsia="Times New Roman" w:hAnsi="Times New Roman" w:cs="Times New Roman"/>
                <w:sz w:val="24"/>
                <w:szCs w:val="24"/>
              </w:rPr>
            </w:rPrChange>
          </w:rPr>
          <w:t xml:space="preserve">2.1 </w:t>
        </w:r>
      </w:ins>
      <w:ins w:id="108" w:author="Microsoft account" w:date="2023-02-25T10:06:00Z">
        <w:r w:rsidRPr="006A4F96">
          <w:rPr>
            <w:rFonts w:ascii="Times New Roman" w:eastAsia="Times New Roman" w:hAnsi="Times New Roman" w:cs="Times New Roman"/>
            <w:b/>
            <w:i/>
            <w:sz w:val="24"/>
            <w:szCs w:val="24"/>
            <w:rPrChange w:id="109" w:author="Microsoft account" w:date="2023-03-17T12:20:00Z">
              <w:rPr>
                <w:rFonts w:ascii="Times New Roman" w:eastAsia="Times New Roman" w:hAnsi="Times New Roman" w:cs="Times New Roman"/>
                <w:sz w:val="24"/>
                <w:szCs w:val="24"/>
              </w:rPr>
            </w:rPrChange>
          </w:rPr>
          <w:t>Social media in disaster management:</w:t>
        </w:r>
      </w:ins>
    </w:p>
    <w:p w14:paraId="0189163E" w14:textId="62E0ED34" w:rsidR="00F36967" w:rsidRDefault="00DF76D3" w:rsidP="00FE4813">
      <w:pPr>
        <w:spacing w:line="360" w:lineRule="auto"/>
        <w:jc w:val="both"/>
        <w:rPr>
          <w:ins w:id="110" w:author="Microsoft account" w:date="2023-03-07T11:32:00Z"/>
          <w:rStyle w:val="jss987"/>
          <w:rFonts w:ascii="Open Sans" w:hAnsi="Open Sans"/>
          <w:color w:val="252525"/>
          <w:sz w:val="21"/>
          <w:szCs w:val="21"/>
          <w:lang w:val="en"/>
        </w:rPr>
      </w:pPr>
      <w:ins w:id="111" w:author="Microsoft account" w:date="2023-02-24T14:20:00Z">
        <w:r w:rsidRPr="00DF76D3">
          <w:rPr>
            <w:rFonts w:ascii="Times New Roman" w:eastAsia="Times New Roman" w:hAnsi="Times New Roman" w:cs="Times New Roman"/>
            <w:sz w:val="24"/>
            <w:szCs w:val="24"/>
          </w:rPr>
          <w:t>In recent years, social media has become an indispensable tool for assisting with disaster risk reduction efforts across the spectrum of preparedness, response, and recovery</w:t>
        </w:r>
        <w:r>
          <w:rPr>
            <w:rFonts w:ascii="Times New Roman" w:eastAsia="Times New Roman" w:hAnsi="Times New Roman" w:cs="Times New Roman"/>
            <w:sz w:val="24"/>
            <w:szCs w:val="24"/>
          </w:rPr>
          <w:t xml:space="preserve"> </w:t>
        </w:r>
      </w:ins>
      <w:ins w:id="112" w:author="Microsoft account" w:date="2023-02-24T14:25:00Z">
        <w:r w:rsidR="00CD5499">
          <w:rPr>
            <w:rFonts w:ascii="Times New Roman" w:eastAsia="Times New Roman" w:hAnsi="Times New Roman" w:cs="Times New Roman"/>
            <w:sz w:val="24"/>
            <w:szCs w:val="24"/>
          </w:rPr>
          <w:t>[</w:t>
        </w:r>
      </w:ins>
      <w:ins w:id="113" w:author="Microsoft account" w:date="2023-03-16T15:41:00Z">
        <w:r w:rsidR="00E27411">
          <w:rPr>
            <w:rFonts w:ascii="Times New Roman" w:eastAsia="Times New Roman" w:hAnsi="Times New Roman" w:cs="Times New Roman"/>
            <w:sz w:val="24"/>
            <w:szCs w:val="24"/>
          </w:rPr>
          <w:t>21</w:t>
        </w:r>
      </w:ins>
      <w:ins w:id="114" w:author="Microsoft account" w:date="2023-02-24T14:25:00Z">
        <w:r>
          <w:rPr>
            <w:rFonts w:ascii="Times New Roman" w:eastAsia="Times New Roman" w:hAnsi="Times New Roman" w:cs="Times New Roman"/>
            <w:sz w:val="24"/>
            <w:szCs w:val="24"/>
          </w:rPr>
          <w:t>]</w:t>
        </w:r>
      </w:ins>
      <w:ins w:id="115" w:author="Microsoft account" w:date="2023-02-24T14:20:00Z">
        <w:r w:rsidRPr="00DF76D3">
          <w:rPr>
            <w:rFonts w:ascii="Times New Roman" w:eastAsia="Times New Roman" w:hAnsi="Times New Roman" w:cs="Times New Roman"/>
            <w:sz w:val="24"/>
            <w:szCs w:val="24"/>
          </w:rPr>
          <w:t xml:space="preserve">. </w:t>
        </w:r>
      </w:ins>
      <w:ins w:id="116" w:author="Microsoft account" w:date="2023-02-24T15:00:00Z">
        <w:r w:rsidR="00B313E7" w:rsidRPr="00B313E7">
          <w:rPr>
            <w:rFonts w:ascii="Times New Roman" w:eastAsia="Times New Roman" w:hAnsi="Times New Roman" w:cs="Times New Roman"/>
            <w:sz w:val="24"/>
            <w:szCs w:val="24"/>
          </w:rPr>
          <w:t>Social media dismantles the conventional sender/receiver model in contrast to the one-way communication of traditional mass media.</w:t>
        </w:r>
        <w:r w:rsidR="00B313E7">
          <w:rPr>
            <w:rFonts w:ascii="Times New Roman" w:eastAsia="Times New Roman" w:hAnsi="Times New Roman" w:cs="Times New Roman"/>
            <w:sz w:val="24"/>
            <w:szCs w:val="24"/>
          </w:rPr>
          <w:t xml:space="preserve"> </w:t>
        </w:r>
        <w:r w:rsidR="00B313E7" w:rsidRPr="00B313E7">
          <w:rPr>
            <w:rFonts w:ascii="Times New Roman" w:eastAsia="Times New Roman" w:hAnsi="Times New Roman" w:cs="Times New Roman"/>
            <w:sz w:val="24"/>
            <w:szCs w:val="24"/>
          </w:rPr>
          <w:t>Individuals can gather first-hand information and disseminate it through social media in real</w:t>
        </w:r>
      </w:ins>
      <w:ins w:id="117" w:author="Microsoft account" w:date="2023-03-17T11:52:00Z">
        <w:r w:rsidR="006A4F96">
          <w:rPr>
            <w:rFonts w:ascii="Times New Roman" w:eastAsia="Times New Roman" w:hAnsi="Times New Roman" w:cs="Times New Roman"/>
            <w:sz w:val="24"/>
            <w:szCs w:val="24"/>
          </w:rPr>
          <w:t>-</w:t>
        </w:r>
      </w:ins>
      <w:ins w:id="118" w:author="Microsoft account" w:date="2023-02-24T15:00:00Z">
        <w:r w:rsidR="00B313E7" w:rsidRPr="00B313E7">
          <w:rPr>
            <w:rFonts w:ascii="Times New Roman" w:eastAsia="Times New Roman" w:hAnsi="Times New Roman" w:cs="Times New Roman"/>
            <w:sz w:val="24"/>
            <w:szCs w:val="24"/>
          </w:rPr>
          <w:t xml:space="preserve">time rather than </w:t>
        </w:r>
      </w:ins>
      <w:ins w:id="119" w:author="Microsoft account" w:date="2023-02-25T09:43:00Z">
        <w:r w:rsidR="00B84452">
          <w:rPr>
            <w:rFonts w:ascii="Times New Roman" w:eastAsia="Times New Roman" w:hAnsi="Times New Roman" w:cs="Times New Roman"/>
            <w:sz w:val="24"/>
            <w:szCs w:val="24"/>
          </w:rPr>
          <w:t>waiting</w:t>
        </w:r>
      </w:ins>
      <w:ins w:id="120" w:author="Microsoft account" w:date="2023-02-24T15:00:00Z">
        <w:r w:rsidR="00B313E7" w:rsidRPr="00B313E7">
          <w:rPr>
            <w:rFonts w:ascii="Times New Roman" w:eastAsia="Times New Roman" w:hAnsi="Times New Roman" w:cs="Times New Roman"/>
            <w:sz w:val="24"/>
            <w:szCs w:val="24"/>
          </w:rPr>
          <w:t xml:space="preserve"> for professional news reporters to arrive on the</w:t>
        </w:r>
        <w:r w:rsidR="00B313E7">
          <w:rPr>
            <w:rFonts w:ascii="Times New Roman" w:eastAsia="Times New Roman" w:hAnsi="Times New Roman" w:cs="Times New Roman"/>
            <w:sz w:val="24"/>
            <w:szCs w:val="24"/>
          </w:rPr>
          <w:t xml:space="preserve"> s</w:t>
        </w:r>
        <w:r w:rsidR="00B66318">
          <w:rPr>
            <w:rFonts w:ascii="Times New Roman" w:eastAsia="Times New Roman" w:hAnsi="Times New Roman" w:cs="Times New Roman"/>
            <w:sz w:val="24"/>
            <w:szCs w:val="24"/>
          </w:rPr>
          <w:t xml:space="preserve">cene </w:t>
        </w:r>
        <w:r w:rsidR="00B66318">
          <w:rPr>
            <w:rFonts w:ascii="Times New Roman" w:eastAsia="Times New Roman" w:hAnsi="Times New Roman" w:cs="Times New Roman"/>
            <w:sz w:val="24"/>
            <w:szCs w:val="24"/>
          </w:rPr>
          <w:lastRenderedPageBreak/>
          <w:t>to report the situation [2</w:t>
        </w:r>
      </w:ins>
      <w:ins w:id="121" w:author="Microsoft account" w:date="2023-03-16T15:41:00Z">
        <w:r w:rsidR="00E27411">
          <w:rPr>
            <w:rFonts w:ascii="Times New Roman" w:eastAsia="Times New Roman" w:hAnsi="Times New Roman" w:cs="Times New Roman"/>
            <w:sz w:val="24"/>
            <w:szCs w:val="24"/>
          </w:rPr>
          <w:t>2</w:t>
        </w:r>
      </w:ins>
      <w:ins w:id="122" w:author="Microsoft account" w:date="2023-02-24T15:00:00Z">
        <w:r w:rsidR="00B313E7">
          <w:rPr>
            <w:rFonts w:ascii="Times New Roman" w:eastAsia="Times New Roman" w:hAnsi="Times New Roman" w:cs="Times New Roman"/>
            <w:sz w:val="24"/>
            <w:szCs w:val="24"/>
          </w:rPr>
          <w:t xml:space="preserve">]. </w:t>
        </w:r>
      </w:ins>
      <w:ins w:id="123" w:author="Microsoft account" w:date="2023-02-24T15:01:00Z">
        <w:r w:rsidR="00B313E7" w:rsidRPr="00AD080E">
          <w:rPr>
            <w:rFonts w:ascii="Times New Roman" w:eastAsia="Times New Roman" w:hAnsi="Times New Roman" w:cs="Times New Roman"/>
            <w:sz w:val="24"/>
            <w:szCs w:val="24"/>
          </w:rPr>
          <w:t>During a disaster, social media platforms such as Twitter, Facebook, and WhatsApp have enabled affected individuals to connect and share critical information about the disaster.</w:t>
        </w:r>
        <w:r w:rsidR="00B313E7">
          <w:rPr>
            <w:rFonts w:ascii="Times New Roman" w:eastAsia="Times New Roman" w:hAnsi="Times New Roman" w:cs="Times New Roman"/>
            <w:sz w:val="24"/>
            <w:szCs w:val="24"/>
          </w:rPr>
          <w:t xml:space="preserve"> </w:t>
        </w:r>
      </w:ins>
      <w:ins w:id="124" w:author="Microsoft account" w:date="2023-02-22T12:52:00Z">
        <w:r w:rsidR="00485AF1" w:rsidRPr="00485AF1">
          <w:rPr>
            <w:rFonts w:ascii="Times New Roman" w:eastAsia="Times New Roman" w:hAnsi="Times New Roman" w:cs="Times New Roman"/>
            <w:sz w:val="24"/>
            <w:szCs w:val="24"/>
          </w:rPr>
          <w:t>Researchers have utili</w:t>
        </w:r>
      </w:ins>
      <w:ins w:id="125" w:author="Microsoft account" w:date="2023-02-25T09:43:00Z">
        <w:r w:rsidR="00B84452">
          <w:rPr>
            <w:rFonts w:ascii="Times New Roman" w:eastAsia="Times New Roman" w:hAnsi="Times New Roman" w:cs="Times New Roman"/>
            <w:sz w:val="24"/>
            <w:szCs w:val="24"/>
          </w:rPr>
          <w:t>z</w:t>
        </w:r>
      </w:ins>
      <w:ins w:id="126" w:author="Microsoft account" w:date="2023-02-22T12:52:00Z">
        <w:r w:rsidR="00485AF1" w:rsidRPr="00485AF1">
          <w:rPr>
            <w:rFonts w:ascii="Times New Roman" w:eastAsia="Times New Roman" w:hAnsi="Times New Roman" w:cs="Times New Roman"/>
            <w:sz w:val="24"/>
            <w:szCs w:val="24"/>
          </w:rPr>
          <w:t xml:space="preserve">ed social media data to comprehend the impact of natural disasters, assess </w:t>
        </w:r>
      </w:ins>
      <w:ins w:id="127" w:author="Microsoft account" w:date="2023-02-25T09:44:00Z">
        <w:r w:rsidR="00B84452">
          <w:rPr>
            <w:rFonts w:ascii="Times New Roman" w:eastAsia="Times New Roman" w:hAnsi="Times New Roman" w:cs="Times New Roman"/>
            <w:sz w:val="24"/>
            <w:szCs w:val="24"/>
          </w:rPr>
          <w:t xml:space="preserve">the </w:t>
        </w:r>
      </w:ins>
      <w:ins w:id="128" w:author="Microsoft account" w:date="2023-02-22T12:52:00Z">
        <w:r w:rsidR="00485AF1" w:rsidRPr="00485AF1">
          <w:rPr>
            <w:rFonts w:ascii="Times New Roman" w:eastAsia="Times New Roman" w:hAnsi="Times New Roman" w:cs="Times New Roman"/>
            <w:sz w:val="24"/>
            <w:szCs w:val="24"/>
          </w:rPr>
          <w:t>damage, and aid disaster response efforts.</w:t>
        </w:r>
      </w:ins>
      <w:ins w:id="129" w:author="Microsoft account" w:date="2023-02-25T10:06:00Z">
        <w:r w:rsidR="00B84452">
          <w:rPr>
            <w:rFonts w:ascii="Times New Roman" w:eastAsia="Times New Roman" w:hAnsi="Times New Roman" w:cs="Times New Roman"/>
            <w:sz w:val="24"/>
            <w:szCs w:val="24"/>
          </w:rPr>
          <w:t xml:space="preserve"> </w:t>
        </w:r>
      </w:ins>
      <w:ins w:id="130" w:author="Microsoft account" w:date="2023-02-25T11:02:00Z">
        <w:r w:rsidR="00D829EA" w:rsidRPr="00D829EA">
          <w:rPr>
            <w:rFonts w:ascii="Times New Roman" w:eastAsia="Times New Roman" w:hAnsi="Times New Roman" w:cs="Times New Roman"/>
            <w:sz w:val="24"/>
            <w:szCs w:val="24"/>
          </w:rPr>
          <w:t xml:space="preserve">In times of emergency, social media can be used as a vital tool for communicating with others, sharing maps and updates, coordinating relief efforts, keeping in touch with </w:t>
        </w:r>
      </w:ins>
      <w:ins w:id="131" w:author="Microsoft account" w:date="2023-02-25T11:03:00Z">
        <w:r w:rsidR="00D829EA">
          <w:rPr>
            <w:rFonts w:ascii="Times New Roman" w:eastAsia="Times New Roman" w:hAnsi="Times New Roman" w:cs="Times New Roman"/>
            <w:sz w:val="24"/>
            <w:szCs w:val="24"/>
          </w:rPr>
          <w:t>family members</w:t>
        </w:r>
      </w:ins>
      <w:ins w:id="132" w:author="Microsoft account" w:date="2023-02-25T11:02:00Z">
        <w:r w:rsidR="00D829EA" w:rsidRPr="00D829EA">
          <w:rPr>
            <w:rFonts w:ascii="Times New Roman" w:eastAsia="Times New Roman" w:hAnsi="Times New Roman" w:cs="Times New Roman"/>
            <w:sz w:val="24"/>
            <w:szCs w:val="24"/>
          </w:rPr>
          <w:t>, and soliciting financial contributions.</w:t>
        </w:r>
      </w:ins>
      <w:ins w:id="133" w:author="Microsoft account" w:date="2023-02-25T11:16:00Z">
        <w:r w:rsidR="00D829EA">
          <w:rPr>
            <w:rFonts w:ascii="Times New Roman" w:eastAsia="Times New Roman" w:hAnsi="Times New Roman" w:cs="Times New Roman"/>
            <w:sz w:val="24"/>
            <w:szCs w:val="24"/>
          </w:rPr>
          <w:t xml:space="preserve"> Social media</w:t>
        </w:r>
      </w:ins>
      <w:ins w:id="134" w:author="Microsoft account" w:date="2023-02-25T11:32:00Z">
        <w:r w:rsidR="00D829EA">
          <w:rPr>
            <w:rFonts w:ascii="Times New Roman" w:eastAsia="Times New Roman" w:hAnsi="Times New Roman" w:cs="Times New Roman"/>
            <w:sz w:val="24"/>
            <w:szCs w:val="24"/>
          </w:rPr>
          <w:t xml:space="preserve"> </w:t>
        </w:r>
      </w:ins>
      <w:ins w:id="135" w:author="Microsoft account" w:date="2023-02-25T11:34:00Z">
        <w:r w:rsidR="00D829EA">
          <w:rPr>
            <w:rFonts w:ascii="Times New Roman" w:eastAsia="Times New Roman" w:hAnsi="Times New Roman" w:cs="Times New Roman"/>
            <w:sz w:val="24"/>
            <w:szCs w:val="24"/>
          </w:rPr>
          <w:t xml:space="preserve">platforms </w:t>
        </w:r>
      </w:ins>
      <w:ins w:id="136" w:author="Microsoft account" w:date="2023-02-25T11:39:00Z">
        <w:r w:rsidR="00D829EA">
          <w:rPr>
            <w:rFonts w:ascii="Times New Roman" w:eastAsia="Times New Roman" w:hAnsi="Times New Roman" w:cs="Times New Roman"/>
            <w:sz w:val="24"/>
            <w:szCs w:val="24"/>
          </w:rPr>
          <w:t xml:space="preserve">were </w:t>
        </w:r>
      </w:ins>
      <w:ins w:id="137" w:author="Microsoft account" w:date="2023-02-25T12:21:00Z">
        <w:r w:rsidR="00D829EA">
          <w:rPr>
            <w:rFonts w:ascii="Times New Roman" w:eastAsia="Times New Roman" w:hAnsi="Times New Roman" w:cs="Times New Roman"/>
            <w:sz w:val="24"/>
            <w:szCs w:val="24"/>
          </w:rPr>
          <w:t>instrumenta</w:t>
        </w:r>
      </w:ins>
      <w:ins w:id="138" w:author="Microsoft account" w:date="2023-02-25T12:16:00Z">
        <w:r w:rsidR="00D829EA">
          <w:rPr>
            <w:rFonts w:ascii="Times New Roman" w:eastAsia="Times New Roman" w:hAnsi="Times New Roman" w:cs="Times New Roman"/>
            <w:sz w:val="24"/>
            <w:szCs w:val="24"/>
          </w:rPr>
          <w:t>l i</w:t>
        </w:r>
      </w:ins>
      <w:ins w:id="139" w:author="Microsoft account" w:date="2023-02-25T12:17:00Z">
        <w:r w:rsidR="00D829EA">
          <w:rPr>
            <w:rFonts w:ascii="Times New Roman" w:eastAsia="Times New Roman" w:hAnsi="Times New Roman" w:cs="Times New Roman"/>
            <w:sz w:val="24"/>
            <w:szCs w:val="24"/>
          </w:rPr>
          <w:t>n</w:t>
        </w:r>
        <w:r w:rsidR="00D829EA" w:rsidRPr="00D829EA">
          <w:rPr>
            <w:rFonts w:ascii="Times New Roman" w:eastAsia="Times New Roman" w:hAnsi="Times New Roman" w:cs="Times New Roman"/>
            <w:sz w:val="24"/>
            <w:szCs w:val="24"/>
            <w:rPrChange w:id="140" w:author="Microsoft account" w:date="2023-02-25T12:49:00Z">
              <w:rPr/>
            </w:rPrChange>
          </w:rPr>
          <w:t xml:space="preserve"> disseminat</w:t>
        </w:r>
      </w:ins>
      <w:ins w:id="141" w:author="Microsoft account" w:date="2023-02-25T12:18:00Z">
        <w:r w:rsidR="00D829EA" w:rsidRPr="00D829EA">
          <w:rPr>
            <w:rFonts w:ascii="Times New Roman" w:eastAsia="Times New Roman" w:hAnsi="Times New Roman" w:cs="Times New Roman"/>
            <w:sz w:val="24"/>
            <w:szCs w:val="24"/>
            <w:rPrChange w:id="142" w:author="Microsoft account" w:date="2023-02-25T12:49:00Z">
              <w:rPr/>
            </w:rPrChange>
          </w:rPr>
          <w:t>ing</w:t>
        </w:r>
      </w:ins>
      <w:ins w:id="143" w:author="Microsoft account" w:date="2023-02-25T12:17:00Z">
        <w:r w:rsidR="00D829EA" w:rsidRPr="00D829EA">
          <w:rPr>
            <w:rFonts w:ascii="Times New Roman" w:eastAsia="Times New Roman" w:hAnsi="Times New Roman" w:cs="Times New Roman"/>
            <w:sz w:val="24"/>
            <w:szCs w:val="24"/>
            <w:rPrChange w:id="144" w:author="Microsoft account" w:date="2023-02-25T12:49:00Z">
              <w:rPr/>
            </w:rPrChange>
          </w:rPr>
          <w:t xml:space="preserve"> information, coordinatin</w:t>
        </w:r>
      </w:ins>
      <w:ins w:id="145" w:author="Microsoft account" w:date="2023-02-25T12:18:00Z">
        <w:r w:rsidR="00D829EA" w:rsidRPr="00D829EA">
          <w:rPr>
            <w:rFonts w:ascii="Times New Roman" w:eastAsia="Times New Roman" w:hAnsi="Times New Roman" w:cs="Times New Roman"/>
            <w:sz w:val="24"/>
            <w:szCs w:val="24"/>
            <w:rPrChange w:id="146" w:author="Microsoft account" w:date="2023-02-25T12:49:00Z">
              <w:rPr/>
            </w:rPrChange>
          </w:rPr>
          <w:t>g</w:t>
        </w:r>
      </w:ins>
      <w:ins w:id="147" w:author="Microsoft account" w:date="2023-02-25T12:17:00Z">
        <w:r w:rsidR="00D829EA" w:rsidRPr="00D829EA">
          <w:rPr>
            <w:rFonts w:ascii="Times New Roman" w:eastAsia="Times New Roman" w:hAnsi="Times New Roman" w:cs="Times New Roman"/>
            <w:sz w:val="24"/>
            <w:szCs w:val="24"/>
            <w:rPrChange w:id="148" w:author="Microsoft account" w:date="2023-02-25T12:49:00Z">
              <w:rPr/>
            </w:rPrChange>
          </w:rPr>
          <w:t xml:space="preserve"> aid efforts, and providi</w:t>
        </w:r>
      </w:ins>
      <w:ins w:id="149" w:author="Microsoft account" w:date="2023-02-25T12:18:00Z">
        <w:r w:rsidR="00D829EA" w:rsidRPr="00D829EA">
          <w:rPr>
            <w:rFonts w:ascii="Times New Roman" w:eastAsia="Times New Roman" w:hAnsi="Times New Roman" w:cs="Times New Roman"/>
            <w:sz w:val="24"/>
            <w:szCs w:val="24"/>
            <w:rPrChange w:id="150" w:author="Microsoft account" w:date="2023-02-25T12:49:00Z">
              <w:rPr/>
            </w:rPrChange>
          </w:rPr>
          <w:t>ng</w:t>
        </w:r>
      </w:ins>
      <w:ins w:id="151" w:author="Microsoft account" w:date="2023-02-25T12:17:00Z">
        <w:r w:rsidR="00D829EA" w:rsidRPr="00D829EA">
          <w:rPr>
            <w:rFonts w:ascii="Times New Roman" w:eastAsia="Times New Roman" w:hAnsi="Times New Roman" w:cs="Times New Roman"/>
            <w:sz w:val="24"/>
            <w:szCs w:val="24"/>
            <w:rPrChange w:id="152" w:author="Microsoft account" w:date="2023-02-25T12:49:00Z">
              <w:rPr/>
            </w:rPrChange>
          </w:rPr>
          <w:t xml:space="preserve"> emotional support to affected communities</w:t>
        </w:r>
      </w:ins>
      <w:ins w:id="153" w:author="Microsoft account" w:date="2023-02-25T12:18:00Z">
        <w:r w:rsidR="00D829EA" w:rsidRPr="00D829EA">
          <w:rPr>
            <w:rFonts w:ascii="Times New Roman" w:eastAsia="Times New Roman" w:hAnsi="Times New Roman" w:cs="Times New Roman"/>
            <w:sz w:val="24"/>
            <w:szCs w:val="24"/>
            <w:rPrChange w:id="154" w:author="Microsoft account" w:date="2023-02-25T12:49:00Z">
              <w:rPr/>
            </w:rPrChange>
          </w:rPr>
          <w:t xml:space="preserve"> during the 2010 Haiti earthquake, </w:t>
        </w:r>
      </w:ins>
      <w:ins w:id="155" w:author="Microsoft account" w:date="2023-02-25T12:24:00Z">
        <w:r w:rsidR="00D829EA" w:rsidRPr="00D829EA">
          <w:rPr>
            <w:rFonts w:ascii="Times New Roman" w:eastAsia="Times New Roman" w:hAnsi="Times New Roman" w:cs="Times New Roman"/>
            <w:sz w:val="24"/>
            <w:szCs w:val="24"/>
            <w:rPrChange w:id="156" w:author="Microsoft account" w:date="2023-02-25T12:49:00Z">
              <w:rPr/>
            </w:rPrChange>
          </w:rPr>
          <w:t xml:space="preserve">the </w:t>
        </w:r>
      </w:ins>
      <w:ins w:id="157" w:author="Microsoft account" w:date="2023-02-25T12:19:00Z">
        <w:r w:rsidR="00D829EA" w:rsidRPr="00D829EA">
          <w:rPr>
            <w:rFonts w:ascii="Times New Roman" w:eastAsia="Times New Roman" w:hAnsi="Times New Roman" w:cs="Times New Roman"/>
            <w:sz w:val="24"/>
            <w:szCs w:val="24"/>
            <w:rPrChange w:id="158" w:author="Microsoft account" w:date="2023-02-25T12:49:00Z">
              <w:rPr/>
            </w:rPrChange>
          </w:rPr>
          <w:t>2011 Tohoku earthquake</w:t>
        </w:r>
      </w:ins>
      <w:ins w:id="159" w:author="Microsoft account" w:date="2023-02-25T12:34:00Z">
        <w:r w:rsidR="00D829EA" w:rsidRPr="00D829EA">
          <w:rPr>
            <w:rFonts w:ascii="Times New Roman" w:eastAsia="Times New Roman" w:hAnsi="Times New Roman" w:cs="Times New Roman"/>
            <w:sz w:val="24"/>
            <w:szCs w:val="24"/>
            <w:rPrChange w:id="160" w:author="Microsoft account" w:date="2023-02-25T12:49:00Z">
              <w:rPr/>
            </w:rPrChange>
          </w:rPr>
          <w:t xml:space="preserve"> and tsunami</w:t>
        </w:r>
      </w:ins>
      <w:ins w:id="161" w:author="Microsoft account" w:date="2023-02-25T12:20:00Z">
        <w:r w:rsidR="00D829EA" w:rsidRPr="00D829EA">
          <w:rPr>
            <w:rFonts w:ascii="Times New Roman" w:eastAsia="Times New Roman" w:hAnsi="Times New Roman" w:cs="Times New Roman"/>
            <w:sz w:val="24"/>
            <w:szCs w:val="24"/>
            <w:rPrChange w:id="162" w:author="Microsoft account" w:date="2023-02-25T12:49:00Z">
              <w:rPr/>
            </w:rPrChange>
          </w:rPr>
          <w:t xml:space="preserve">, </w:t>
        </w:r>
      </w:ins>
      <w:ins w:id="163" w:author="Microsoft account" w:date="2023-02-25T12:24:00Z">
        <w:r w:rsidR="00D829EA" w:rsidRPr="00D829EA">
          <w:rPr>
            <w:rFonts w:ascii="Times New Roman" w:eastAsia="Times New Roman" w:hAnsi="Times New Roman" w:cs="Times New Roman"/>
            <w:sz w:val="24"/>
            <w:szCs w:val="24"/>
            <w:rPrChange w:id="164" w:author="Microsoft account" w:date="2023-02-25T12:49:00Z">
              <w:rPr/>
            </w:rPrChange>
          </w:rPr>
          <w:t xml:space="preserve">the </w:t>
        </w:r>
      </w:ins>
      <w:ins w:id="165" w:author="Microsoft account" w:date="2023-02-25T12:21:00Z">
        <w:r w:rsidR="00D829EA" w:rsidRPr="00D829EA">
          <w:rPr>
            <w:rFonts w:ascii="Times New Roman" w:eastAsia="Times New Roman" w:hAnsi="Times New Roman" w:cs="Times New Roman"/>
            <w:sz w:val="24"/>
            <w:szCs w:val="24"/>
            <w:rPrChange w:id="166" w:author="Microsoft account" w:date="2023-02-25T12:49:00Z">
              <w:rPr/>
            </w:rPrChange>
          </w:rPr>
          <w:t xml:space="preserve">2012 Sandy hurricane, </w:t>
        </w:r>
      </w:ins>
      <w:ins w:id="167" w:author="Microsoft account" w:date="2023-02-25T12:24:00Z">
        <w:r w:rsidR="00D829EA" w:rsidRPr="00D829EA">
          <w:rPr>
            <w:rFonts w:ascii="Times New Roman" w:eastAsia="Times New Roman" w:hAnsi="Times New Roman" w:cs="Times New Roman"/>
            <w:sz w:val="24"/>
            <w:szCs w:val="24"/>
            <w:rPrChange w:id="168" w:author="Microsoft account" w:date="2023-02-25T12:49:00Z">
              <w:rPr/>
            </w:rPrChange>
          </w:rPr>
          <w:t>the 2015 Nepal eart</w:t>
        </w:r>
      </w:ins>
      <w:ins w:id="169" w:author="Microsoft account" w:date="2023-02-25T12:25:00Z">
        <w:r w:rsidR="00D829EA" w:rsidRPr="00D829EA">
          <w:rPr>
            <w:rFonts w:ascii="Times New Roman" w:eastAsia="Times New Roman" w:hAnsi="Times New Roman" w:cs="Times New Roman"/>
            <w:sz w:val="24"/>
            <w:szCs w:val="24"/>
            <w:rPrChange w:id="170" w:author="Microsoft account" w:date="2023-02-25T12:49:00Z">
              <w:rPr/>
            </w:rPrChange>
          </w:rPr>
          <w:t xml:space="preserve">hquake, </w:t>
        </w:r>
      </w:ins>
      <w:ins w:id="171" w:author="Microsoft account" w:date="2023-02-25T12:24:00Z">
        <w:r w:rsidR="00D829EA" w:rsidRPr="00D829EA">
          <w:rPr>
            <w:rFonts w:ascii="Times New Roman" w:eastAsia="Times New Roman" w:hAnsi="Times New Roman" w:cs="Times New Roman"/>
            <w:sz w:val="24"/>
            <w:szCs w:val="24"/>
            <w:rPrChange w:id="172" w:author="Microsoft account" w:date="2023-02-25T12:49:00Z">
              <w:rPr/>
            </w:rPrChange>
          </w:rPr>
          <w:t xml:space="preserve">the </w:t>
        </w:r>
      </w:ins>
      <w:ins w:id="173" w:author="Microsoft account" w:date="2023-02-25T12:23:00Z">
        <w:r w:rsidR="00D829EA" w:rsidRPr="00D829EA">
          <w:rPr>
            <w:rFonts w:ascii="Times New Roman" w:eastAsia="Times New Roman" w:hAnsi="Times New Roman" w:cs="Times New Roman"/>
            <w:sz w:val="24"/>
            <w:szCs w:val="24"/>
            <w:rPrChange w:id="174" w:author="Microsoft account" w:date="2023-02-25T12:49:00Z">
              <w:rPr/>
            </w:rPrChange>
          </w:rPr>
          <w:t>2017 Harvey hurricane</w:t>
        </w:r>
      </w:ins>
      <w:ins w:id="175" w:author="Microsoft account" w:date="2023-02-25T12:25:00Z">
        <w:r w:rsidR="00E27411">
          <w:rPr>
            <w:rFonts w:ascii="Times New Roman" w:eastAsia="Times New Roman" w:hAnsi="Times New Roman" w:cs="Times New Roman"/>
            <w:sz w:val="24"/>
            <w:szCs w:val="24"/>
          </w:rPr>
          <w:t xml:space="preserve">, etc., </w:t>
        </w:r>
        <w:r w:rsidR="00B66318">
          <w:rPr>
            <w:rFonts w:ascii="Times New Roman" w:eastAsia="Times New Roman" w:hAnsi="Times New Roman" w:cs="Times New Roman"/>
            <w:sz w:val="24"/>
            <w:szCs w:val="24"/>
          </w:rPr>
          <w:t>[2</w:t>
        </w:r>
      </w:ins>
      <w:ins w:id="176" w:author="Microsoft account" w:date="2023-03-16T15:39:00Z">
        <w:r w:rsidR="00B66318">
          <w:rPr>
            <w:rFonts w:ascii="Times New Roman" w:eastAsia="Times New Roman" w:hAnsi="Times New Roman" w:cs="Times New Roman"/>
            <w:sz w:val="24"/>
            <w:szCs w:val="24"/>
          </w:rPr>
          <w:t>3</w:t>
        </w:r>
      </w:ins>
      <w:ins w:id="177" w:author="Microsoft account" w:date="2023-02-25T12:25:00Z">
        <w:r w:rsidR="00B66318">
          <w:rPr>
            <w:rFonts w:ascii="Times New Roman" w:eastAsia="Times New Roman" w:hAnsi="Times New Roman" w:cs="Times New Roman"/>
            <w:sz w:val="24"/>
            <w:szCs w:val="24"/>
          </w:rPr>
          <w:t>][2</w:t>
        </w:r>
      </w:ins>
      <w:ins w:id="178" w:author="Microsoft account" w:date="2023-03-16T15:39:00Z">
        <w:r w:rsidR="00B66318">
          <w:rPr>
            <w:rFonts w:ascii="Times New Roman" w:eastAsia="Times New Roman" w:hAnsi="Times New Roman" w:cs="Times New Roman"/>
            <w:sz w:val="24"/>
            <w:szCs w:val="24"/>
          </w:rPr>
          <w:t>4</w:t>
        </w:r>
      </w:ins>
      <w:ins w:id="179" w:author="Microsoft account" w:date="2023-02-25T12:25:00Z">
        <w:r w:rsidR="00B66318">
          <w:rPr>
            <w:rFonts w:ascii="Times New Roman" w:eastAsia="Times New Roman" w:hAnsi="Times New Roman" w:cs="Times New Roman"/>
            <w:sz w:val="24"/>
            <w:szCs w:val="24"/>
          </w:rPr>
          <w:t>][2</w:t>
        </w:r>
      </w:ins>
      <w:ins w:id="180" w:author="Microsoft account" w:date="2023-03-16T15:39:00Z">
        <w:r w:rsidR="00B66318">
          <w:rPr>
            <w:rFonts w:ascii="Times New Roman" w:eastAsia="Times New Roman" w:hAnsi="Times New Roman" w:cs="Times New Roman"/>
            <w:sz w:val="24"/>
            <w:szCs w:val="24"/>
          </w:rPr>
          <w:t>5</w:t>
        </w:r>
      </w:ins>
      <w:ins w:id="181" w:author="Microsoft account" w:date="2023-02-25T12:25:00Z">
        <w:r w:rsidR="00CD5499" w:rsidRPr="00CD5499">
          <w:rPr>
            <w:rFonts w:ascii="Times New Roman" w:eastAsia="Times New Roman" w:hAnsi="Times New Roman" w:cs="Times New Roman"/>
            <w:sz w:val="24"/>
            <w:szCs w:val="24"/>
          </w:rPr>
          <w:t>][2</w:t>
        </w:r>
      </w:ins>
      <w:ins w:id="182" w:author="Microsoft account" w:date="2023-03-16T15:39:00Z">
        <w:r w:rsidR="00B66318">
          <w:rPr>
            <w:rFonts w:ascii="Times New Roman" w:eastAsia="Times New Roman" w:hAnsi="Times New Roman" w:cs="Times New Roman"/>
            <w:sz w:val="24"/>
            <w:szCs w:val="24"/>
          </w:rPr>
          <w:t>6</w:t>
        </w:r>
      </w:ins>
      <w:ins w:id="183" w:author="Microsoft account" w:date="2023-02-25T12:25:00Z">
        <w:r w:rsidR="00D829EA" w:rsidRPr="00D829EA">
          <w:rPr>
            <w:rFonts w:ascii="Times New Roman" w:eastAsia="Times New Roman" w:hAnsi="Times New Roman" w:cs="Times New Roman"/>
            <w:sz w:val="24"/>
            <w:szCs w:val="24"/>
            <w:rPrChange w:id="184" w:author="Microsoft account" w:date="2023-02-25T12:49:00Z">
              <w:rPr/>
            </w:rPrChange>
          </w:rPr>
          <w:t>]</w:t>
        </w:r>
      </w:ins>
      <w:ins w:id="185" w:author="Microsoft account" w:date="2023-03-16T15:41:00Z">
        <w:r w:rsidR="00E27411">
          <w:rPr>
            <w:rFonts w:ascii="Times New Roman" w:eastAsia="Times New Roman" w:hAnsi="Times New Roman" w:cs="Times New Roman"/>
            <w:sz w:val="24"/>
            <w:szCs w:val="24"/>
          </w:rPr>
          <w:t>[27]</w:t>
        </w:r>
      </w:ins>
      <w:ins w:id="186" w:author="Microsoft account" w:date="2023-03-07T09:53:00Z">
        <w:r w:rsidR="001C708F">
          <w:rPr>
            <w:rFonts w:ascii="Times New Roman" w:eastAsia="Times New Roman" w:hAnsi="Times New Roman" w:cs="Times New Roman"/>
            <w:sz w:val="24"/>
            <w:szCs w:val="24"/>
          </w:rPr>
          <w:t>.</w:t>
        </w:r>
      </w:ins>
      <w:ins w:id="187" w:author="Microsoft account" w:date="2023-03-07T10:01:00Z">
        <w:r w:rsidR="001C708F">
          <w:rPr>
            <w:rFonts w:ascii="Times New Roman" w:eastAsia="Times New Roman" w:hAnsi="Times New Roman" w:cs="Times New Roman"/>
            <w:sz w:val="24"/>
            <w:szCs w:val="24"/>
          </w:rPr>
          <w:t xml:space="preserve"> </w:t>
        </w:r>
      </w:ins>
      <w:ins w:id="188" w:author="Microsoft account" w:date="2023-03-07T10:04:00Z">
        <w:r w:rsidR="0022037E">
          <w:rPr>
            <w:rFonts w:ascii="Times New Roman" w:eastAsia="Times New Roman" w:hAnsi="Times New Roman" w:cs="Times New Roman"/>
            <w:sz w:val="24"/>
            <w:szCs w:val="24"/>
          </w:rPr>
          <w:t>According to t</w:t>
        </w:r>
      </w:ins>
      <w:ins w:id="189" w:author="Microsoft account" w:date="2023-03-07T10:01:00Z">
        <w:r w:rsidR="001C708F">
          <w:rPr>
            <w:rFonts w:ascii="Times New Roman" w:eastAsia="Times New Roman" w:hAnsi="Times New Roman" w:cs="Times New Roman"/>
            <w:sz w:val="24"/>
            <w:szCs w:val="24"/>
          </w:rPr>
          <w:t xml:space="preserve">he study by </w:t>
        </w:r>
      </w:ins>
      <w:ins w:id="190" w:author="Microsoft account" w:date="2023-03-07T10:02:00Z">
        <w:r w:rsidR="001C708F">
          <w:rPr>
            <w:rFonts w:ascii="Times New Roman" w:eastAsia="Times New Roman" w:hAnsi="Times New Roman" w:cs="Times New Roman"/>
            <w:sz w:val="24"/>
            <w:szCs w:val="24"/>
          </w:rPr>
          <w:t>Gunessee et al. (2017) on the 2015 Chennai floods</w:t>
        </w:r>
      </w:ins>
      <w:ins w:id="191" w:author="Microsoft account" w:date="2023-03-07T10:04:00Z">
        <w:r w:rsidR="0022037E">
          <w:rPr>
            <w:rFonts w:ascii="Times New Roman" w:eastAsia="Times New Roman" w:hAnsi="Times New Roman" w:cs="Times New Roman"/>
            <w:sz w:val="24"/>
            <w:szCs w:val="24"/>
          </w:rPr>
          <w:t xml:space="preserve">, </w:t>
        </w:r>
      </w:ins>
      <w:ins w:id="192" w:author="Microsoft account" w:date="2023-03-07T10:02:00Z">
        <w:r w:rsidR="001C708F">
          <w:rPr>
            <w:rFonts w:ascii="Times New Roman" w:eastAsia="Times New Roman" w:hAnsi="Times New Roman" w:cs="Times New Roman"/>
            <w:sz w:val="24"/>
            <w:szCs w:val="24"/>
          </w:rPr>
          <w:t xml:space="preserve"> </w:t>
        </w:r>
      </w:ins>
      <w:ins w:id="193" w:author="Microsoft account" w:date="2023-03-07T10:03:00Z">
        <w:r w:rsidR="001C708F">
          <w:rPr>
            <w:rFonts w:ascii="Times New Roman" w:eastAsia="Times New Roman" w:hAnsi="Times New Roman" w:cs="Times New Roman"/>
            <w:sz w:val="24"/>
            <w:szCs w:val="24"/>
          </w:rPr>
          <w:t xml:space="preserve">social media </w:t>
        </w:r>
      </w:ins>
      <w:ins w:id="194" w:author="Microsoft account" w:date="2023-03-07T10:05:00Z">
        <w:r w:rsidR="0022037E">
          <w:rPr>
            <w:rFonts w:ascii="Times New Roman" w:eastAsia="Times New Roman" w:hAnsi="Times New Roman" w:cs="Times New Roman"/>
            <w:sz w:val="24"/>
            <w:szCs w:val="24"/>
          </w:rPr>
          <w:t>facilitates online volunteering</w:t>
        </w:r>
      </w:ins>
      <w:ins w:id="195" w:author="Microsoft account" w:date="2023-03-07T10:04:00Z">
        <w:r w:rsidR="001C708F">
          <w:rPr>
            <w:rFonts w:ascii="Times New Roman" w:eastAsia="Times New Roman" w:hAnsi="Times New Roman" w:cs="Times New Roman"/>
            <w:sz w:val="24"/>
            <w:szCs w:val="24"/>
          </w:rPr>
          <w:t>.</w:t>
        </w:r>
      </w:ins>
      <w:ins w:id="196" w:author="Microsoft account" w:date="2023-03-07T10:05:00Z">
        <w:r w:rsidR="0022037E">
          <w:rPr>
            <w:rFonts w:ascii="Times New Roman" w:eastAsia="Times New Roman" w:hAnsi="Times New Roman" w:cs="Times New Roman"/>
            <w:sz w:val="24"/>
            <w:szCs w:val="24"/>
          </w:rPr>
          <w:t xml:space="preserve"> The study discussed the</w:t>
        </w:r>
      </w:ins>
      <w:ins w:id="197" w:author="Microsoft account" w:date="2023-03-07T10:07:00Z">
        <w:r w:rsidR="0022037E">
          <w:rPr>
            <w:rFonts w:ascii="Times New Roman" w:eastAsia="Times New Roman" w:hAnsi="Times New Roman" w:cs="Times New Roman"/>
            <w:sz w:val="24"/>
            <w:szCs w:val="24"/>
          </w:rPr>
          <w:t xml:space="preserve"> </w:t>
        </w:r>
        <w:r w:rsidR="0022037E" w:rsidRPr="0022037E">
          <w:rPr>
            <w:rFonts w:ascii="Times New Roman" w:eastAsia="Times New Roman" w:hAnsi="Times New Roman" w:cs="Times New Roman"/>
            <w:sz w:val="24"/>
            <w:szCs w:val="24"/>
            <w:rPrChange w:id="198" w:author="Microsoft account" w:date="2023-03-07T10:08:00Z">
              <w:rPr>
                <w:rStyle w:val="jss987"/>
                <w:rFonts w:ascii="Open Sans" w:hAnsi="Open Sans"/>
                <w:color w:val="252525"/>
                <w:sz w:val="21"/>
                <w:szCs w:val="21"/>
                <w:lang w:val="en"/>
              </w:rPr>
            </w:rPrChange>
          </w:rPr>
          <w:t>locals' obstacles, enablers, inspirations, and spontaneous contributions to relief efforts</w:t>
        </w:r>
      </w:ins>
      <w:ins w:id="199" w:author="Microsoft account" w:date="2023-03-07T10:08:00Z">
        <w:r w:rsidR="0022037E" w:rsidRPr="0022037E">
          <w:rPr>
            <w:rFonts w:ascii="Times New Roman" w:eastAsia="Times New Roman" w:hAnsi="Times New Roman" w:cs="Times New Roman"/>
            <w:sz w:val="24"/>
            <w:szCs w:val="24"/>
            <w:rPrChange w:id="200" w:author="Microsoft account" w:date="2023-03-07T10:08:00Z">
              <w:rPr>
                <w:rStyle w:val="jss987"/>
                <w:rFonts w:ascii="Open Sans" w:hAnsi="Open Sans"/>
                <w:color w:val="252525"/>
                <w:sz w:val="21"/>
                <w:szCs w:val="21"/>
                <w:lang w:val="en"/>
              </w:rPr>
            </w:rPrChange>
          </w:rPr>
          <w:t xml:space="preserve"> </w:t>
        </w:r>
        <w:r w:rsidR="00B66318">
          <w:rPr>
            <w:rFonts w:ascii="Times New Roman" w:eastAsia="Times New Roman" w:hAnsi="Times New Roman" w:cs="Times New Roman"/>
            <w:sz w:val="24"/>
            <w:szCs w:val="24"/>
          </w:rPr>
          <w:t>[2</w:t>
        </w:r>
      </w:ins>
      <w:ins w:id="201" w:author="Microsoft account" w:date="2023-03-16T15:41:00Z">
        <w:r w:rsidR="00E27411">
          <w:rPr>
            <w:rFonts w:ascii="Times New Roman" w:eastAsia="Times New Roman" w:hAnsi="Times New Roman" w:cs="Times New Roman"/>
            <w:sz w:val="24"/>
            <w:szCs w:val="24"/>
          </w:rPr>
          <w:t>8</w:t>
        </w:r>
      </w:ins>
      <w:ins w:id="202" w:author="Microsoft account" w:date="2023-03-07T10:08:00Z">
        <w:r w:rsidR="0022037E">
          <w:rPr>
            <w:rFonts w:ascii="Times New Roman" w:eastAsia="Times New Roman" w:hAnsi="Times New Roman" w:cs="Times New Roman"/>
            <w:sz w:val="24"/>
            <w:szCs w:val="24"/>
          </w:rPr>
          <w:t>]</w:t>
        </w:r>
      </w:ins>
      <w:ins w:id="203" w:author="Microsoft account" w:date="2023-03-07T10:07:00Z">
        <w:r w:rsidR="0022037E" w:rsidRPr="0022037E">
          <w:rPr>
            <w:rFonts w:ascii="Times New Roman" w:eastAsia="Times New Roman" w:hAnsi="Times New Roman" w:cs="Times New Roman"/>
            <w:sz w:val="24"/>
            <w:szCs w:val="24"/>
            <w:rPrChange w:id="204" w:author="Microsoft account" w:date="2023-03-07T10:08:00Z">
              <w:rPr>
                <w:rStyle w:val="jss987"/>
                <w:rFonts w:ascii="Open Sans" w:hAnsi="Open Sans"/>
                <w:color w:val="252525"/>
                <w:sz w:val="21"/>
                <w:szCs w:val="21"/>
                <w:lang w:val="en"/>
              </w:rPr>
            </w:rPrChange>
          </w:rPr>
          <w:t>.</w:t>
        </w:r>
        <w:r w:rsidR="0022037E">
          <w:rPr>
            <w:rStyle w:val="jss987"/>
            <w:rFonts w:ascii="Open Sans" w:hAnsi="Open Sans"/>
            <w:color w:val="252525"/>
            <w:sz w:val="21"/>
            <w:szCs w:val="21"/>
            <w:lang w:val="en"/>
          </w:rPr>
          <w:t xml:space="preserve"> </w:t>
        </w:r>
      </w:ins>
    </w:p>
    <w:p w14:paraId="245B1976" w14:textId="275E0C84" w:rsidR="004D0087" w:rsidRPr="006A4F96" w:rsidRDefault="004D0087">
      <w:pPr>
        <w:tabs>
          <w:tab w:val="left" w:pos="0"/>
          <w:tab w:val="left" w:pos="630"/>
        </w:tabs>
        <w:spacing w:line="360" w:lineRule="auto"/>
        <w:jc w:val="both"/>
        <w:rPr>
          <w:ins w:id="205" w:author="Microsoft account" w:date="2023-03-07T15:28:00Z"/>
          <w:rFonts w:ascii="Times New Roman" w:eastAsia="Times New Roman" w:hAnsi="Times New Roman" w:cs="Times New Roman"/>
          <w:b/>
          <w:i/>
          <w:sz w:val="24"/>
          <w:szCs w:val="24"/>
          <w:rPrChange w:id="206" w:author="Microsoft account" w:date="2023-03-17T12:19:00Z">
            <w:rPr>
              <w:ins w:id="207" w:author="Microsoft account" w:date="2023-03-07T15:28:00Z"/>
              <w:rFonts w:ascii="Times New Roman" w:eastAsia="Times New Roman" w:hAnsi="Times New Roman" w:cs="Times New Roman"/>
              <w:color w:val="000000" w:themeColor="text1"/>
              <w:sz w:val="24"/>
              <w:szCs w:val="24"/>
            </w:rPr>
          </w:rPrChange>
        </w:rPr>
        <w:pPrChange w:id="208" w:author="Microsoft account" w:date="2023-03-17T12:19:00Z">
          <w:pPr>
            <w:spacing w:line="360" w:lineRule="auto"/>
            <w:jc w:val="both"/>
          </w:pPr>
        </w:pPrChange>
      </w:pPr>
      <w:ins w:id="209" w:author="Microsoft account" w:date="2023-03-07T15:28:00Z">
        <w:r w:rsidRPr="006A4F96">
          <w:rPr>
            <w:rFonts w:ascii="Times New Roman" w:eastAsia="Times New Roman" w:hAnsi="Times New Roman" w:cs="Times New Roman"/>
            <w:b/>
            <w:i/>
            <w:sz w:val="24"/>
            <w:szCs w:val="24"/>
            <w:rPrChange w:id="210" w:author="Microsoft account" w:date="2023-03-17T12:19:00Z">
              <w:rPr>
                <w:rFonts w:ascii="Times New Roman" w:eastAsia="Times New Roman" w:hAnsi="Times New Roman" w:cs="Times New Roman"/>
                <w:color w:val="000000" w:themeColor="text1"/>
                <w:sz w:val="24"/>
                <w:szCs w:val="24"/>
              </w:rPr>
            </w:rPrChange>
          </w:rPr>
          <w:t>2.2 Limitat</w:t>
        </w:r>
      </w:ins>
      <w:ins w:id="211" w:author="Microsoft account" w:date="2023-03-07T15:29:00Z">
        <w:r w:rsidRPr="006A4F96">
          <w:rPr>
            <w:rFonts w:ascii="Times New Roman" w:eastAsia="Times New Roman" w:hAnsi="Times New Roman" w:cs="Times New Roman"/>
            <w:b/>
            <w:i/>
            <w:sz w:val="24"/>
            <w:szCs w:val="24"/>
            <w:rPrChange w:id="212" w:author="Microsoft account" w:date="2023-03-17T12:19:00Z">
              <w:rPr>
                <w:rFonts w:ascii="Times New Roman" w:eastAsia="Times New Roman" w:hAnsi="Times New Roman" w:cs="Times New Roman"/>
                <w:color w:val="000000" w:themeColor="text1"/>
                <w:sz w:val="24"/>
                <w:szCs w:val="24"/>
              </w:rPr>
            </w:rPrChange>
          </w:rPr>
          <w:t xml:space="preserve">ions in using social media for </w:t>
        </w:r>
      </w:ins>
      <w:ins w:id="213" w:author="Microsoft account" w:date="2023-03-07T15:31:00Z">
        <w:r w:rsidRPr="006A4F96">
          <w:rPr>
            <w:rFonts w:ascii="Times New Roman" w:eastAsia="Times New Roman" w:hAnsi="Times New Roman" w:cs="Times New Roman"/>
            <w:b/>
            <w:i/>
            <w:sz w:val="24"/>
            <w:szCs w:val="24"/>
            <w:rPrChange w:id="214" w:author="Microsoft account" w:date="2023-03-17T12:19:00Z">
              <w:rPr>
                <w:rFonts w:ascii="Times New Roman" w:eastAsia="Times New Roman" w:hAnsi="Times New Roman" w:cs="Times New Roman"/>
                <w:color w:val="000000" w:themeColor="text1"/>
                <w:sz w:val="24"/>
                <w:szCs w:val="24"/>
              </w:rPr>
            </w:rPrChange>
          </w:rPr>
          <w:t>disaster management:</w:t>
        </w:r>
      </w:ins>
    </w:p>
    <w:p w14:paraId="71B3A79D" w14:textId="3813DB0B" w:rsidR="003368CC" w:rsidRPr="003368CC" w:rsidRDefault="00F13627">
      <w:pPr>
        <w:spacing w:line="360" w:lineRule="auto"/>
        <w:jc w:val="both"/>
        <w:rPr>
          <w:ins w:id="215" w:author="Microsoft account" w:date="2023-03-07T16:23:00Z"/>
          <w:rFonts w:ascii="Times New Roman" w:eastAsia="Times New Roman" w:hAnsi="Times New Roman" w:cs="Times New Roman"/>
          <w:sz w:val="24"/>
          <w:szCs w:val="24"/>
          <w:rPrChange w:id="216" w:author="Microsoft account" w:date="2023-03-07T16:23:00Z">
            <w:rPr>
              <w:ins w:id="217" w:author="Microsoft account" w:date="2023-03-07T16:23:00Z"/>
              <w:rFonts w:ascii="Open Sans" w:eastAsia="Times New Roman" w:hAnsi="Open Sans" w:cs="Times New Roman"/>
              <w:color w:val="252525"/>
              <w:sz w:val="21"/>
              <w:szCs w:val="21"/>
              <w:lang w:val="en" w:eastAsia="en-US"/>
            </w:rPr>
          </w:rPrChange>
        </w:rPr>
        <w:pPrChange w:id="218" w:author="Microsoft account" w:date="2023-03-16T10:28:00Z">
          <w:pPr>
            <w:spacing w:after="0" w:line="240" w:lineRule="auto"/>
          </w:pPr>
        </w:pPrChange>
      </w:pPr>
      <w:ins w:id="219" w:author="Microsoft account" w:date="2023-03-07T12:02:00Z">
        <w:r w:rsidRPr="004D0087">
          <w:rPr>
            <w:rFonts w:ascii="Times New Roman" w:eastAsia="Times New Roman" w:hAnsi="Times New Roman" w:cs="Times New Roman"/>
            <w:sz w:val="24"/>
            <w:szCs w:val="24"/>
            <w:rPrChange w:id="220" w:author="Microsoft account" w:date="2023-03-07T15:41:00Z">
              <w:rPr>
                <w:rFonts w:ascii="Times New Roman" w:eastAsia="Times New Roman" w:hAnsi="Times New Roman" w:cs="Times New Roman"/>
                <w:color w:val="000000" w:themeColor="text1"/>
                <w:sz w:val="24"/>
                <w:szCs w:val="24"/>
              </w:rPr>
            </w:rPrChange>
          </w:rPr>
          <w:t>Even though</w:t>
        </w:r>
      </w:ins>
      <w:ins w:id="221" w:author="Microsoft account" w:date="2023-03-07T11:32:00Z">
        <w:r w:rsidR="00F36967" w:rsidRPr="004D0087">
          <w:rPr>
            <w:rFonts w:ascii="Times New Roman" w:eastAsia="Times New Roman" w:hAnsi="Times New Roman" w:cs="Times New Roman"/>
            <w:sz w:val="24"/>
            <w:szCs w:val="24"/>
            <w:rPrChange w:id="222" w:author="Microsoft account" w:date="2023-03-07T15:41:00Z">
              <w:rPr>
                <w:rStyle w:val="jss987"/>
                <w:rFonts w:ascii="Open Sans" w:hAnsi="Open Sans"/>
                <w:color w:val="252525"/>
                <w:sz w:val="21"/>
                <w:szCs w:val="21"/>
                <w:lang w:val="en"/>
              </w:rPr>
            </w:rPrChange>
          </w:rPr>
          <w:t xml:space="preserve"> social media platfo</w:t>
        </w:r>
      </w:ins>
      <w:ins w:id="223" w:author="Microsoft account" w:date="2023-03-07T11:33:00Z">
        <w:r w:rsidR="00F36967" w:rsidRPr="004D0087">
          <w:rPr>
            <w:rFonts w:ascii="Times New Roman" w:eastAsia="Times New Roman" w:hAnsi="Times New Roman" w:cs="Times New Roman"/>
            <w:sz w:val="24"/>
            <w:szCs w:val="24"/>
            <w:rPrChange w:id="224" w:author="Microsoft account" w:date="2023-03-07T15:41:00Z">
              <w:rPr>
                <w:rStyle w:val="jss987"/>
                <w:rFonts w:ascii="Open Sans" w:hAnsi="Open Sans"/>
                <w:color w:val="252525"/>
                <w:sz w:val="21"/>
                <w:szCs w:val="21"/>
                <w:lang w:val="en"/>
              </w:rPr>
            </w:rPrChange>
          </w:rPr>
          <w:t xml:space="preserve">rms </w:t>
        </w:r>
        <w:r w:rsidRPr="004D0087">
          <w:rPr>
            <w:rFonts w:ascii="Times New Roman" w:eastAsia="Times New Roman" w:hAnsi="Times New Roman" w:cs="Times New Roman"/>
            <w:sz w:val="24"/>
            <w:szCs w:val="24"/>
            <w:rPrChange w:id="225" w:author="Microsoft account" w:date="2023-03-07T15:41:00Z">
              <w:rPr>
                <w:rFonts w:ascii="Times New Roman" w:eastAsia="Times New Roman" w:hAnsi="Times New Roman" w:cs="Times New Roman"/>
                <w:color w:val="000000" w:themeColor="text1"/>
                <w:sz w:val="24"/>
                <w:szCs w:val="24"/>
              </w:rPr>
            </w:rPrChange>
          </w:rPr>
          <w:t>play</w:t>
        </w:r>
        <w:r w:rsidR="004D5EF8" w:rsidRPr="004D0087">
          <w:rPr>
            <w:rFonts w:ascii="Times New Roman" w:eastAsia="Times New Roman" w:hAnsi="Times New Roman" w:cs="Times New Roman"/>
            <w:sz w:val="24"/>
            <w:szCs w:val="24"/>
          </w:rPr>
          <w:t xml:space="preserve"> a</w:t>
        </w:r>
      </w:ins>
      <w:ins w:id="226" w:author="Microsoft account" w:date="2023-03-07T11:34:00Z">
        <w:r w:rsidR="004D5EF8" w:rsidRPr="004D0087">
          <w:rPr>
            <w:rFonts w:ascii="Times New Roman" w:eastAsia="Times New Roman" w:hAnsi="Times New Roman" w:cs="Times New Roman"/>
            <w:sz w:val="24"/>
            <w:szCs w:val="24"/>
          </w:rPr>
          <w:t xml:space="preserve"> vital role </w:t>
        </w:r>
      </w:ins>
      <w:ins w:id="227" w:author="Microsoft account" w:date="2023-03-07T11:36:00Z">
        <w:r w:rsidR="004D5EF8" w:rsidRPr="004D0087">
          <w:rPr>
            <w:rFonts w:ascii="Times New Roman" w:eastAsia="Times New Roman" w:hAnsi="Times New Roman" w:cs="Times New Roman"/>
            <w:sz w:val="24"/>
            <w:szCs w:val="24"/>
          </w:rPr>
          <w:t xml:space="preserve">in information </w:t>
        </w:r>
      </w:ins>
      <w:ins w:id="228" w:author="Microsoft account" w:date="2023-03-07T11:34:00Z">
        <w:r w:rsidR="004D5EF8" w:rsidRPr="004D0087">
          <w:rPr>
            <w:rFonts w:ascii="Times New Roman" w:eastAsia="Times New Roman" w:hAnsi="Times New Roman" w:cs="Times New Roman"/>
            <w:sz w:val="24"/>
            <w:szCs w:val="24"/>
          </w:rPr>
          <w:t xml:space="preserve">during </w:t>
        </w:r>
      </w:ins>
      <w:ins w:id="229" w:author="Microsoft account" w:date="2023-03-07T11:36:00Z">
        <w:r w:rsidR="004D5EF8" w:rsidRPr="004D0087">
          <w:rPr>
            <w:rFonts w:ascii="Times New Roman" w:eastAsia="Times New Roman" w:hAnsi="Times New Roman" w:cs="Times New Roman"/>
            <w:sz w:val="24"/>
            <w:szCs w:val="24"/>
          </w:rPr>
          <w:t xml:space="preserve">a disaster </w:t>
        </w:r>
      </w:ins>
      <w:ins w:id="230" w:author="Microsoft account" w:date="2023-03-07T11:34:00Z">
        <w:r w:rsidR="004D5EF8" w:rsidRPr="004D0087">
          <w:rPr>
            <w:rFonts w:ascii="Times New Roman" w:eastAsia="Times New Roman" w:hAnsi="Times New Roman" w:cs="Times New Roman"/>
            <w:sz w:val="24"/>
            <w:szCs w:val="24"/>
          </w:rPr>
          <w:t xml:space="preserve">and </w:t>
        </w:r>
      </w:ins>
      <w:ins w:id="231" w:author="Microsoft account" w:date="2023-03-07T12:41:00Z">
        <w:r w:rsidR="005B721D" w:rsidRPr="004D0087">
          <w:rPr>
            <w:rFonts w:ascii="Times New Roman" w:eastAsia="Times New Roman" w:hAnsi="Times New Roman" w:cs="Times New Roman"/>
            <w:sz w:val="24"/>
            <w:szCs w:val="24"/>
            <w:rPrChange w:id="232" w:author="Microsoft account" w:date="2023-03-07T15:41:00Z">
              <w:rPr>
                <w:rFonts w:ascii="Times New Roman" w:eastAsia="Times New Roman" w:hAnsi="Times New Roman" w:cs="Times New Roman"/>
                <w:color w:val="000000" w:themeColor="text1"/>
                <w:sz w:val="24"/>
                <w:szCs w:val="24"/>
              </w:rPr>
            </w:rPrChange>
          </w:rPr>
          <w:t>post-disaster</w:t>
        </w:r>
      </w:ins>
      <w:ins w:id="233" w:author="Microsoft account" w:date="2023-03-07T11:37:00Z">
        <w:r w:rsidR="004D5EF8" w:rsidRPr="004D0087">
          <w:rPr>
            <w:rFonts w:ascii="Times New Roman" w:eastAsia="Times New Roman" w:hAnsi="Times New Roman" w:cs="Times New Roman"/>
            <w:sz w:val="24"/>
            <w:szCs w:val="24"/>
          </w:rPr>
          <w:t xml:space="preserve"> reconstruction, there are certain </w:t>
        </w:r>
      </w:ins>
      <w:ins w:id="234" w:author="Microsoft account" w:date="2023-03-07T15:32:00Z">
        <w:r w:rsidR="004D0087" w:rsidRPr="004D0087">
          <w:rPr>
            <w:rFonts w:ascii="Times New Roman" w:eastAsia="Times New Roman" w:hAnsi="Times New Roman" w:cs="Times New Roman"/>
            <w:sz w:val="24"/>
            <w:szCs w:val="24"/>
            <w:rPrChange w:id="235" w:author="Microsoft account" w:date="2023-03-07T15:41:00Z">
              <w:rPr>
                <w:rFonts w:ascii="Times New Roman" w:eastAsia="Times New Roman" w:hAnsi="Times New Roman" w:cs="Times New Roman"/>
                <w:color w:val="000000" w:themeColor="text1"/>
                <w:sz w:val="24"/>
                <w:szCs w:val="24"/>
              </w:rPr>
            </w:rPrChange>
          </w:rPr>
          <w:t>limitations</w:t>
        </w:r>
      </w:ins>
      <w:ins w:id="236" w:author="Microsoft account" w:date="2023-03-07T11:37:00Z">
        <w:r w:rsidR="004D5EF8" w:rsidRPr="004D0087">
          <w:rPr>
            <w:rFonts w:ascii="Times New Roman" w:eastAsia="Times New Roman" w:hAnsi="Times New Roman" w:cs="Times New Roman"/>
            <w:sz w:val="24"/>
            <w:szCs w:val="24"/>
          </w:rPr>
          <w:t xml:space="preserve"> </w:t>
        </w:r>
      </w:ins>
      <w:ins w:id="237" w:author="Microsoft account" w:date="2023-03-07T11:43:00Z">
        <w:r w:rsidR="007A7603" w:rsidRPr="004D0087">
          <w:rPr>
            <w:rFonts w:ascii="Times New Roman" w:eastAsia="Times New Roman" w:hAnsi="Times New Roman" w:cs="Times New Roman"/>
            <w:sz w:val="24"/>
            <w:szCs w:val="24"/>
          </w:rPr>
          <w:t xml:space="preserve">in using the data available from social media platforms. </w:t>
        </w:r>
      </w:ins>
      <w:ins w:id="238" w:author="Microsoft account" w:date="2023-03-07T11:45:00Z">
        <w:r w:rsidR="007A7603" w:rsidRPr="004D0087">
          <w:rPr>
            <w:rFonts w:ascii="Times New Roman" w:eastAsia="Times New Roman" w:hAnsi="Times New Roman" w:cs="Times New Roman"/>
            <w:sz w:val="24"/>
            <w:szCs w:val="24"/>
          </w:rPr>
          <w:t xml:space="preserve">One of the major </w:t>
        </w:r>
      </w:ins>
      <w:ins w:id="239" w:author="Microsoft account" w:date="2023-03-07T12:42:00Z">
        <w:r w:rsidR="005B721D" w:rsidRPr="004D0087">
          <w:rPr>
            <w:rFonts w:ascii="Times New Roman" w:eastAsia="Times New Roman" w:hAnsi="Times New Roman" w:cs="Times New Roman"/>
            <w:sz w:val="24"/>
            <w:szCs w:val="24"/>
            <w:rPrChange w:id="240" w:author="Microsoft account" w:date="2023-03-07T15:41:00Z">
              <w:rPr>
                <w:rFonts w:ascii="Times New Roman" w:eastAsia="Times New Roman" w:hAnsi="Times New Roman" w:cs="Times New Roman"/>
                <w:color w:val="000000" w:themeColor="text1"/>
                <w:sz w:val="24"/>
                <w:szCs w:val="24"/>
              </w:rPr>
            </w:rPrChange>
          </w:rPr>
          <w:t>barriers</w:t>
        </w:r>
      </w:ins>
      <w:ins w:id="241" w:author="Microsoft account" w:date="2023-03-07T11:45:00Z">
        <w:r w:rsidR="007A7603" w:rsidRPr="004D0087">
          <w:rPr>
            <w:rFonts w:ascii="Times New Roman" w:eastAsia="Times New Roman" w:hAnsi="Times New Roman" w:cs="Times New Roman"/>
            <w:sz w:val="24"/>
            <w:szCs w:val="24"/>
          </w:rPr>
          <w:t xml:space="preserve"> is the tr</w:t>
        </w:r>
      </w:ins>
      <w:ins w:id="242" w:author="Microsoft account" w:date="2023-03-07T11:46:00Z">
        <w:r w:rsidR="007A7603" w:rsidRPr="004D0087">
          <w:rPr>
            <w:rFonts w:ascii="Times New Roman" w:eastAsia="Times New Roman" w:hAnsi="Times New Roman" w:cs="Times New Roman"/>
            <w:sz w:val="24"/>
            <w:szCs w:val="24"/>
          </w:rPr>
          <w:t>ustworthiness of the data</w:t>
        </w:r>
      </w:ins>
      <w:ins w:id="243" w:author="Microsoft account" w:date="2023-03-07T11:47:00Z">
        <w:r w:rsidR="007A7603" w:rsidRPr="004D0087">
          <w:rPr>
            <w:rFonts w:ascii="Times New Roman" w:eastAsia="Times New Roman" w:hAnsi="Times New Roman" w:cs="Times New Roman"/>
            <w:sz w:val="24"/>
            <w:szCs w:val="24"/>
            <w:rPrChange w:id="244" w:author="Microsoft account" w:date="2023-03-07T15:41:00Z">
              <w:rPr>
                <w:rFonts w:ascii="Times New Roman" w:eastAsia="Times New Roman" w:hAnsi="Times New Roman" w:cs="Times New Roman"/>
                <w:color w:val="000000" w:themeColor="text1"/>
                <w:sz w:val="24"/>
                <w:szCs w:val="24"/>
              </w:rPr>
            </w:rPrChange>
          </w:rPr>
          <w:t xml:space="preserve"> generated</w:t>
        </w:r>
      </w:ins>
      <w:ins w:id="245" w:author="Microsoft account" w:date="2023-03-07T12:06:00Z">
        <w:r w:rsidRPr="004D0087">
          <w:rPr>
            <w:rFonts w:ascii="Times New Roman" w:eastAsia="Times New Roman" w:hAnsi="Times New Roman" w:cs="Times New Roman"/>
            <w:sz w:val="24"/>
            <w:szCs w:val="24"/>
            <w:rPrChange w:id="246" w:author="Microsoft account" w:date="2023-03-07T15:41:00Z">
              <w:rPr>
                <w:rFonts w:ascii="Times New Roman" w:eastAsia="Times New Roman" w:hAnsi="Times New Roman" w:cs="Times New Roman"/>
                <w:color w:val="000000" w:themeColor="text1"/>
                <w:sz w:val="24"/>
                <w:szCs w:val="24"/>
              </w:rPr>
            </w:rPrChange>
          </w:rPr>
          <w:t>.</w:t>
        </w:r>
      </w:ins>
      <w:ins w:id="247" w:author="Microsoft account" w:date="2023-03-07T11:47:00Z">
        <w:r w:rsidR="007A7603" w:rsidRPr="004D0087">
          <w:rPr>
            <w:rFonts w:ascii="Times New Roman" w:eastAsia="Times New Roman" w:hAnsi="Times New Roman" w:cs="Times New Roman"/>
            <w:sz w:val="24"/>
            <w:szCs w:val="24"/>
            <w:rPrChange w:id="248" w:author="Microsoft account" w:date="2023-03-07T15:41:00Z">
              <w:rPr>
                <w:rFonts w:ascii="Times New Roman" w:eastAsia="Times New Roman" w:hAnsi="Times New Roman" w:cs="Times New Roman"/>
                <w:color w:val="000000" w:themeColor="text1"/>
                <w:sz w:val="24"/>
                <w:szCs w:val="24"/>
              </w:rPr>
            </w:rPrChange>
          </w:rPr>
          <w:t xml:space="preserve"> </w:t>
        </w:r>
      </w:ins>
      <w:ins w:id="249" w:author="Microsoft account" w:date="2023-03-07T12:30:00Z">
        <w:r w:rsidR="00E65578" w:rsidRPr="004D0087">
          <w:rPr>
            <w:rFonts w:ascii="Times New Roman" w:eastAsia="Times New Roman" w:hAnsi="Times New Roman" w:cs="Times New Roman"/>
            <w:sz w:val="24"/>
            <w:szCs w:val="24"/>
            <w:rPrChange w:id="250" w:author="Microsoft account" w:date="2023-03-07T15:41:00Z">
              <w:rPr>
                <w:rFonts w:ascii="Times New Roman" w:eastAsia="Times New Roman" w:hAnsi="Times New Roman" w:cs="Times New Roman"/>
                <w:color w:val="000000" w:themeColor="text1"/>
                <w:sz w:val="24"/>
                <w:szCs w:val="24"/>
              </w:rPr>
            </w:rPrChange>
          </w:rPr>
          <w:t xml:space="preserve">Generally, </w:t>
        </w:r>
      </w:ins>
      <w:ins w:id="251" w:author="Microsoft account" w:date="2023-03-07T12:41:00Z">
        <w:r w:rsidR="005B721D" w:rsidRPr="004D0087">
          <w:rPr>
            <w:rFonts w:ascii="Times New Roman" w:eastAsia="Times New Roman" w:hAnsi="Times New Roman" w:cs="Times New Roman"/>
            <w:sz w:val="24"/>
            <w:szCs w:val="24"/>
            <w:rPrChange w:id="252" w:author="Microsoft account" w:date="2023-03-07T15:41:00Z">
              <w:rPr>
                <w:rFonts w:ascii="Times New Roman" w:eastAsia="Times New Roman" w:hAnsi="Times New Roman" w:cs="Times New Roman"/>
                <w:color w:val="000000" w:themeColor="text1"/>
                <w:sz w:val="24"/>
                <w:szCs w:val="24"/>
              </w:rPr>
            </w:rPrChange>
          </w:rPr>
          <w:t xml:space="preserve">decisions can be made </w:t>
        </w:r>
      </w:ins>
      <w:ins w:id="253" w:author="Microsoft account" w:date="2023-03-07T12:42:00Z">
        <w:r w:rsidR="005B721D" w:rsidRPr="004D0087">
          <w:rPr>
            <w:rFonts w:ascii="Times New Roman" w:eastAsia="Times New Roman" w:hAnsi="Times New Roman" w:cs="Times New Roman"/>
            <w:sz w:val="24"/>
            <w:szCs w:val="24"/>
            <w:rPrChange w:id="254" w:author="Microsoft account" w:date="2023-03-07T15:41:00Z">
              <w:rPr>
                <w:rFonts w:ascii="Times New Roman" w:eastAsia="Times New Roman" w:hAnsi="Times New Roman" w:cs="Times New Roman"/>
                <w:color w:val="000000" w:themeColor="text1"/>
                <w:sz w:val="24"/>
                <w:szCs w:val="24"/>
              </w:rPr>
            </w:rPrChange>
          </w:rPr>
          <w:t xml:space="preserve">only from trusted sources. But </w:t>
        </w:r>
      </w:ins>
      <w:ins w:id="255" w:author="Microsoft account" w:date="2023-03-07T12:45:00Z">
        <w:r w:rsidR="006840A6" w:rsidRPr="004D0087">
          <w:rPr>
            <w:rFonts w:ascii="Times New Roman" w:eastAsia="Times New Roman" w:hAnsi="Times New Roman" w:cs="Times New Roman"/>
            <w:sz w:val="24"/>
            <w:szCs w:val="24"/>
            <w:rPrChange w:id="256" w:author="Microsoft account" w:date="2023-03-07T15:41:00Z">
              <w:rPr>
                <w:rFonts w:ascii="Times New Roman" w:eastAsia="Times New Roman" w:hAnsi="Times New Roman" w:cs="Times New Roman"/>
                <w:color w:val="000000" w:themeColor="text1"/>
                <w:sz w:val="24"/>
                <w:szCs w:val="24"/>
              </w:rPr>
            </w:rPrChange>
          </w:rPr>
          <w:t>in the case of social me</w:t>
        </w:r>
      </w:ins>
      <w:ins w:id="257" w:author="Microsoft account" w:date="2023-03-07T12:46:00Z">
        <w:r w:rsidR="006840A6" w:rsidRPr="004D0087">
          <w:rPr>
            <w:rFonts w:ascii="Times New Roman" w:eastAsia="Times New Roman" w:hAnsi="Times New Roman" w:cs="Times New Roman"/>
            <w:sz w:val="24"/>
            <w:szCs w:val="24"/>
            <w:rPrChange w:id="258" w:author="Microsoft account" w:date="2023-03-07T15:41:00Z">
              <w:rPr>
                <w:rFonts w:ascii="Times New Roman" w:eastAsia="Times New Roman" w:hAnsi="Times New Roman" w:cs="Times New Roman"/>
                <w:color w:val="000000" w:themeColor="text1"/>
                <w:sz w:val="24"/>
                <w:szCs w:val="24"/>
              </w:rPr>
            </w:rPrChange>
          </w:rPr>
          <w:t>dia platforms</w:t>
        </w:r>
      </w:ins>
      <w:ins w:id="259" w:author="Microsoft account" w:date="2023-03-17T11:56:00Z">
        <w:r w:rsidR="006A4F96">
          <w:rPr>
            <w:rFonts w:ascii="Times New Roman" w:eastAsia="Times New Roman" w:hAnsi="Times New Roman" w:cs="Times New Roman"/>
            <w:sz w:val="24"/>
            <w:szCs w:val="24"/>
          </w:rPr>
          <w:t>,</w:t>
        </w:r>
      </w:ins>
      <w:ins w:id="260" w:author="Microsoft account" w:date="2023-03-07T12:46:00Z">
        <w:r w:rsidR="006840A6" w:rsidRPr="004D0087">
          <w:rPr>
            <w:rFonts w:ascii="Times New Roman" w:eastAsia="Times New Roman" w:hAnsi="Times New Roman" w:cs="Times New Roman"/>
            <w:sz w:val="24"/>
            <w:szCs w:val="24"/>
            <w:rPrChange w:id="261" w:author="Microsoft account" w:date="2023-03-07T15:41:00Z">
              <w:rPr>
                <w:rFonts w:ascii="Times New Roman" w:eastAsia="Times New Roman" w:hAnsi="Times New Roman" w:cs="Times New Roman"/>
                <w:color w:val="000000" w:themeColor="text1"/>
                <w:sz w:val="24"/>
                <w:szCs w:val="24"/>
              </w:rPr>
            </w:rPrChange>
          </w:rPr>
          <w:t xml:space="preserve"> anybody can post anything</w:t>
        </w:r>
      </w:ins>
      <w:ins w:id="262" w:author="Microsoft account" w:date="2023-03-17T11:57:00Z">
        <w:r w:rsidR="006A4F96">
          <w:rPr>
            <w:rFonts w:ascii="Times New Roman" w:eastAsia="Times New Roman" w:hAnsi="Times New Roman" w:cs="Times New Roman"/>
            <w:sz w:val="24"/>
            <w:szCs w:val="24"/>
          </w:rPr>
          <w:t>,</w:t>
        </w:r>
      </w:ins>
      <w:ins w:id="263" w:author="Microsoft account" w:date="2023-03-07T12:46:00Z">
        <w:r w:rsidR="006840A6" w:rsidRPr="004D0087">
          <w:rPr>
            <w:rFonts w:ascii="Times New Roman" w:eastAsia="Times New Roman" w:hAnsi="Times New Roman" w:cs="Times New Roman"/>
            <w:sz w:val="24"/>
            <w:szCs w:val="24"/>
            <w:rPrChange w:id="264" w:author="Microsoft account" w:date="2023-03-07T15:41:00Z">
              <w:rPr>
                <w:rFonts w:ascii="Times New Roman" w:eastAsia="Times New Roman" w:hAnsi="Times New Roman" w:cs="Times New Roman"/>
                <w:color w:val="000000" w:themeColor="text1"/>
                <w:sz w:val="24"/>
                <w:szCs w:val="24"/>
              </w:rPr>
            </w:rPrChange>
          </w:rPr>
          <w:t xml:space="preserve"> including </w:t>
        </w:r>
      </w:ins>
      <w:ins w:id="265" w:author="Microsoft account" w:date="2023-03-07T14:14:00Z">
        <w:r w:rsidR="00826CEC" w:rsidRPr="004D0087">
          <w:rPr>
            <w:rFonts w:ascii="Times New Roman" w:eastAsia="Times New Roman" w:hAnsi="Times New Roman" w:cs="Times New Roman"/>
            <w:sz w:val="24"/>
            <w:szCs w:val="24"/>
            <w:rPrChange w:id="266" w:author="Microsoft account" w:date="2023-03-07T15:41:00Z">
              <w:rPr>
                <w:rFonts w:ascii="Times New Roman" w:eastAsia="Times New Roman" w:hAnsi="Times New Roman" w:cs="Times New Roman"/>
                <w:color w:val="000000" w:themeColor="text1"/>
                <w:sz w:val="24"/>
                <w:szCs w:val="24"/>
              </w:rPr>
            </w:rPrChange>
          </w:rPr>
          <w:t>false information</w:t>
        </w:r>
      </w:ins>
      <w:ins w:id="267" w:author="Microsoft account" w:date="2023-03-07T12:48:00Z">
        <w:r w:rsidR="006840A6" w:rsidRPr="004D0087">
          <w:rPr>
            <w:rFonts w:ascii="Times New Roman" w:eastAsia="Times New Roman" w:hAnsi="Times New Roman" w:cs="Times New Roman"/>
            <w:sz w:val="24"/>
            <w:szCs w:val="24"/>
            <w:rPrChange w:id="268" w:author="Microsoft account" w:date="2023-03-07T15:41:00Z">
              <w:rPr>
                <w:rFonts w:ascii="Times New Roman" w:eastAsia="Times New Roman" w:hAnsi="Times New Roman" w:cs="Times New Roman"/>
                <w:color w:val="000000" w:themeColor="text1"/>
                <w:sz w:val="24"/>
                <w:szCs w:val="24"/>
              </w:rPr>
            </w:rPrChange>
          </w:rPr>
          <w:t xml:space="preserve"> that may create panic among the people or may be a threat to the safety of </w:t>
        </w:r>
      </w:ins>
      <w:ins w:id="269" w:author="Microsoft account" w:date="2023-03-07T12:49:00Z">
        <w:r w:rsidR="00DC44D3" w:rsidRPr="004D0087">
          <w:rPr>
            <w:rFonts w:ascii="Times New Roman" w:eastAsia="Times New Roman" w:hAnsi="Times New Roman" w:cs="Times New Roman"/>
            <w:sz w:val="24"/>
            <w:szCs w:val="24"/>
            <w:rPrChange w:id="270" w:author="Microsoft account" w:date="2023-03-07T15:41:00Z">
              <w:rPr>
                <w:rFonts w:ascii="Times New Roman" w:eastAsia="Times New Roman" w:hAnsi="Times New Roman" w:cs="Times New Roman"/>
                <w:color w:val="000000" w:themeColor="text1"/>
                <w:sz w:val="24"/>
                <w:szCs w:val="24"/>
              </w:rPr>
            </w:rPrChange>
          </w:rPr>
          <w:t>the people [</w:t>
        </w:r>
      </w:ins>
      <w:ins w:id="271" w:author="Microsoft account" w:date="2023-03-07T14:05:00Z">
        <w:r w:rsidR="00CD5499" w:rsidRPr="00CD5499">
          <w:rPr>
            <w:rFonts w:ascii="Times New Roman" w:eastAsia="Times New Roman" w:hAnsi="Times New Roman" w:cs="Times New Roman"/>
            <w:sz w:val="24"/>
            <w:szCs w:val="24"/>
          </w:rPr>
          <w:t>2</w:t>
        </w:r>
      </w:ins>
      <w:ins w:id="272" w:author="Microsoft account" w:date="2023-03-16T15:41:00Z">
        <w:r w:rsidR="00E27411">
          <w:rPr>
            <w:rFonts w:ascii="Times New Roman" w:eastAsia="Times New Roman" w:hAnsi="Times New Roman" w:cs="Times New Roman"/>
            <w:sz w:val="24"/>
            <w:szCs w:val="24"/>
          </w:rPr>
          <w:t>9</w:t>
        </w:r>
      </w:ins>
      <w:ins w:id="273" w:author="Microsoft account" w:date="2023-03-07T12:49:00Z">
        <w:r w:rsidR="006840A6" w:rsidRPr="004D0087">
          <w:rPr>
            <w:rFonts w:ascii="Times New Roman" w:eastAsia="Times New Roman" w:hAnsi="Times New Roman" w:cs="Times New Roman"/>
            <w:sz w:val="24"/>
            <w:szCs w:val="24"/>
            <w:rPrChange w:id="274" w:author="Microsoft account" w:date="2023-03-07T15:41:00Z">
              <w:rPr>
                <w:rFonts w:ascii="Times New Roman" w:eastAsia="Times New Roman" w:hAnsi="Times New Roman" w:cs="Times New Roman"/>
                <w:color w:val="000000" w:themeColor="text1"/>
                <w:sz w:val="24"/>
                <w:szCs w:val="24"/>
              </w:rPr>
            </w:rPrChange>
          </w:rPr>
          <w:t>].</w:t>
        </w:r>
      </w:ins>
      <w:ins w:id="275" w:author="Microsoft account" w:date="2023-03-07T14:19:00Z">
        <w:r w:rsidR="00826CEC" w:rsidRPr="004D0087">
          <w:rPr>
            <w:rFonts w:ascii="Times New Roman" w:eastAsia="Times New Roman" w:hAnsi="Times New Roman" w:cs="Times New Roman"/>
            <w:sz w:val="24"/>
            <w:szCs w:val="24"/>
            <w:rPrChange w:id="276" w:author="Microsoft account" w:date="2023-03-07T15:41:00Z">
              <w:rPr>
                <w:rFonts w:ascii="Times New Roman" w:eastAsia="Times New Roman" w:hAnsi="Times New Roman" w:cs="Times New Roman"/>
                <w:color w:val="000000" w:themeColor="text1"/>
                <w:sz w:val="24"/>
                <w:szCs w:val="24"/>
              </w:rPr>
            </w:rPrChange>
          </w:rPr>
          <w:t xml:space="preserve"> The barriers also inclu</w:t>
        </w:r>
      </w:ins>
      <w:ins w:id="277" w:author="Microsoft account" w:date="2023-03-07T14:20:00Z">
        <w:r w:rsidR="00826CEC" w:rsidRPr="004D0087">
          <w:rPr>
            <w:rFonts w:ascii="Times New Roman" w:eastAsia="Times New Roman" w:hAnsi="Times New Roman" w:cs="Times New Roman"/>
            <w:sz w:val="24"/>
            <w:szCs w:val="24"/>
            <w:rPrChange w:id="278" w:author="Microsoft account" w:date="2023-03-07T15:41:00Z">
              <w:rPr>
                <w:rFonts w:ascii="Times New Roman" w:eastAsia="Times New Roman" w:hAnsi="Times New Roman" w:cs="Times New Roman"/>
                <w:color w:val="000000" w:themeColor="text1"/>
                <w:sz w:val="24"/>
                <w:szCs w:val="24"/>
              </w:rPr>
            </w:rPrChange>
          </w:rPr>
          <w:t xml:space="preserve">de the lack of </w:t>
        </w:r>
      </w:ins>
      <w:ins w:id="279" w:author="Microsoft account" w:date="2023-03-07T14:24:00Z">
        <w:r w:rsidR="00826CEC" w:rsidRPr="004D0087">
          <w:rPr>
            <w:rFonts w:ascii="Times New Roman" w:eastAsia="Times New Roman" w:hAnsi="Times New Roman" w:cs="Times New Roman"/>
            <w:sz w:val="24"/>
            <w:szCs w:val="24"/>
            <w:rPrChange w:id="280" w:author="Microsoft account" w:date="2023-03-07T15:41:00Z">
              <w:rPr>
                <w:rFonts w:ascii="Times New Roman" w:eastAsia="Times New Roman" w:hAnsi="Times New Roman" w:cs="Times New Roman"/>
                <w:color w:val="000000" w:themeColor="text1"/>
                <w:sz w:val="24"/>
                <w:szCs w:val="24"/>
              </w:rPr>
            </w:rPrChange>
          </w:rPr>
          <w:t>tools for pro</w:t>
        </w:r>
      </w:ins>
      <w:ins w:id="281" w:author="Microsoft account" w:date="2023-03-07T14:30:00Z">
        <w:r w:rsidR="006C1DC9" w:rsidRPr="004D0087">
          <w:rPr>
            <w:rFonts w:ascii="Times New Roman" w:eastAsia="Times New Roman" w:hAnsi="Times New Roman" w:cs="Times New Roman"/>
            <w:sz w:val="24"/>
            <w:szCs w:val="24"/>
            <w:rPrChange w:id="282" w:author="Microsoft account" w:date="2023-03-07T15:41:00Z">
              <w:rPr>
                <w:rFonts w:ascii="Times New Roman" w:eastAsia="Times New Roman" w:hAnsi="Times New Roman" w:cs="Times New Roman"/>
                <w:color w:val="000000" w:themeColor="text1"/>
                <w:sz w:val="24"/>
                <w:szCs w:val="24"/>
              </w:rPr>
            </w:rPrChange>
          </w:rPr>
          <w:t xml:space="preserve">cessing </w:t>
        </w:r>
      </w:ins>
      <w:ins w:id="283" w:author="Microsoft account" w:date="2023-03-17T11:57:00Z">
        <w:r w:rsidR="006A4F96">
          <w:rPr>
            <w:rFonts w:ascii="Times New Roman" w:eastAsia="Times New Roman" w:hAnsi="Times New Roman" w:cs="Times New Roman"/>
            <w:sz w:val="24"/>
            <w:szCs w:val="24"/>
          </w:rPr>
          <w:t>a</w:t>
        </w:r>
      </w:ins>
      <w:ins w:id="284" w:author="Microsoft account" w:date="2023-03-07T14:30:00Z">
        <w:r w:rsidR="006C1DC9" w:rsidRPr="004D0087">
          <w:rPr>
            <w:rFonts w:ascii="Times New Roman" w:eastAsia="Times New Roman" w:hAnsi="Times New Roman" w:cs="Times New Roman"/>
            <w:sz w:val="24"/>
            <w:szCs w:val="24"/>
            <w:rPrChange w:id="285" w:author="Microsoft account" w:date="2023-03-07T15:41:00Z">
              <w:rPr>
                <w:rFonts w:ascii="Times New Roman" w:eastAsia="Times New Roman" w:hAnsi="Times New Roman" w:cs="Times New Roman"/>
                <w:color w:val="000000" w:themeColor="text1"/>
                <w:sz w:val="24"/>
                <w:szCs w:val="24"/>
              </w:rPr>
            </w:rPrChange>
          </w:rPr>
          <w:t xml:space="preserve"> large number of available data and </w:t>
        </w:r>
      </w:ins>
      <w:ins w:id="286" w:author="Microsoft account" w:date="2023-03-17T11:57:00Z">
        <w:r w:rsidR="006A4F96">
          <w:rPr>
            <w:rFonts w:ascii="Times New Roman" w:eastAsia="Times New Roman" w:hAnsi="Times New Roman" w:cs="Times New Roman"/>
            <w:sz w:val="24"/>
            <w:szCs w:val="24"/>
          </w:rPr>
          <w:t xml:space="preserve">the </w:t>
        </w:r>
      </w:ins>
      <w:ins w:id="287" w:author="Microsoft account" w:date="2023-03-07T14:30:00Z">
        <w:r w:rsidR="006C1DC9" w:rsidRPr="004D0087">
          <w:rPr>
            <w:rFonts w:ascii="Times New Roman" w:eastAsia="Times New Roman" w:hAnsi="Times New Roman" w:cs="Times New Roman"/>
            <w:sz w:val="24"/>
            <w:szCs w:val="24"/>
            <w:rPrChange w:id="288" w:author="Microsoft account" w:date="2023-03-07T15:41:00Z">
              <w:rPr>
                <w:rFonts w:ascii="Times New Roman" w:eastAsia="Times New Roman" w:hAnsi="Times New Roman" w:cs="Times New Roman"/>
                <w:color w:val="000000" w:themeColor="text1"/>
                <w:sz w:val="24"/>
                <w:szCs w:val="24"/>
              </w:rPr>
            </w:rPrChange>
          </w:rPr>
          <w:t>lack of expert members to handle the tools</w:t>
        </w:r>
      </w:ins>
      <w:ins w:id="289" w:author="Microsoft account" w:date="2023-03-07T14:34:00Z">
        <w:r w:rsidR="006C1DC9" w:rsidRPr="004D0087">
          <w:rPr>
            <w:rFonts w:ascii="Times New Roman" w:eastAsia="Times New Roman" w:hAnsi="Times New Roman" w:cs="Times New Roman"/>
            <w:sz w:val="24"/>
            <w:szCs w:val="24"/>
            <w:rPrChange w:id="290" w:author="Microsoft account" w:date="2023-03-07T15:41:00Z">
              <w:rPr>
                <w:rFonts w:ascii="Times New Roman" w:eastAsia="Times New Roman" w:hAnsi="Times New Roman" w:cs="Times New Roman"/>
                <w:color w:val="000000" w:themeColor="text1"/>
                <w:sz w:val="24"/>
                <w:szCs w:val="24"/>
              </w:rPr>
            </w:rPrChange>
          </w:rPr>
          <w:t xml:space="preserve"> </w:t>
        </w:r>
      </w:ins>
      <w:ins w:id="291" w:author="Microsoft account" w:date="2023-03-07T14:33:00Z">
        <w:r w:rsidR="006C1DC9" w:rsidRPr="004D0087">
          <w:rPr>
            <w:rFonts w:ascii="Times New Roman" w:eastAsia="Times New Roman" w:hAnsi="Times New Roman" w:cs="Times New Roman"/>
            <w:sz w:val="24"/>
            <w:szCs w:val="24"/>
            <w:rPrChange w:id="292" w:author="Microsoft account" w:date="2023-03-07T15:41:00Z">
              <w:rPr>
                <w:rFonts w:ascii="Times New Roman" w:eastAsia="Times New Roman" w:hAnsi="Times New Roman" w:cs="Times New Roman"/>
                <w:color w:val="000000" w:themeColor="text1"/>
                <w:sz w:val="24"/>
                <w:szCs w:val="24"/>
              </w:rPr>
            </w:rPrChange>
          </w:rPr>
          <w:t>[</w:t>
        </w:r>
      </w:ins>
      <w:ins w:id="293" w:author="Microsoft account" w:date="2023-03-16T15:41:00Z">
        <w:r w:rsidR="00E27411">
          <w:rPr>
            <w:rFonts w:ascii="Times New Roman" w:eastAsia="Times New Roman" w:hAnsi="Times New Roman" w:cs="Times New Roman"/>
            <w:sz w:val="24"/>
            <w:szCs w:val="24"/>
          </w:rPr>
          <w:t>30</w:t>
        </w:r>
      </w:ins>
      <w:ins w:id="294" w:author="Microsoft account" w:date="2023-03-07T14:34:00Z">
        <w:r w:rsidR="006C1DC9" w:rsidRPr="004D0087">
          <w:rPr>
            <w:rFonts w:ascii="Times New Roman" w:eastAsia="Times New Roman" w:hAnsi="Times New Roman" w:cs="Times New Roman"/>
            <w:sz w:val="24"/>
            <w:szCs w:val="24"/>
            <w:rPrChange w:id="295" w:author="Microsoft account" w:date="2023-03-07T15:41:00Z">
              <w:rPr>
                <w:rFonts w:ascii="Times New Roman" w:eastAsia="Times New Roman" w:hAnsi="Times New Roman" w:cs="Times New Roman"/>
                <w:color w:val="000000" w:themeColor="text1"/>
                <w:sz w:val="24"/>
                <w:szCs w:val="24"/>
              </w:rPr>
            </w:rPrChange>
          </w:rPr>
          <w:t xml:space="preserve">]. </w:t>
        </w:r>
      </w:ins>
      <w:ins w:id="296" w:author="Microsoft account" w:date="2023-03-07T15:33:00Z">
        <w:r w:rsidR="004D0087" w:rsidRPr="004D0087">
          <w:rPr>
            <w:rFonts w:ascii="Times New Roman" w:eastAsia="Times New Roman" w:hAnsi="Times New Roman" w:cs="Times New Roman"/>
            <w:sz w:val="24"/>
            <w:szCs w:val="24"/>
            <w:rPrChange w:id="297" w:author="Microsoft account" w:date="2023-03-07T15:41:00Z">
              <w:rPr>
                <w:rFonts w:ascii="Times New Roman" w:eastAsia="Times New Roman" w:hAnsi="Times New Roman" w:cs="Times New Roman"/>
                <w:color w:val="000000" w:themeColor="text1"/>
                <w:sz w:val="24"/>
                <w:szCs w:val="24"/>
              </w:rPr>
            </w:rPrChange>
          </w:rPr>
          <w:t>The studies co</w:t>
        </w:r>
      </w:ins>
      <w:ins w:id="298" w:author="Microsoft account" w:date="2023-03-07T15:34:00Z">
        <w:r w:rsidR="004D0087" w:rsidRPr="004D0087">
          <w:rPr>
            <w:rFonts w:ascii="Times New Roman" w:eastAsia="Times New Roman" w:hAnsi="Times New Roman" w:cs="Times New Roman"/>
            <w:sz w:val="24"/>
            <w:szCs w:val="24"/>
            <w:rPrChange w:id="299" w:author="Microsoft account" w:date="2023-03-07T15:41:00Z">
              <w:rPr>
                <w:rFonts w:ascii="Times New Roman" w:eastAsia="Times New Roman" w:hAnsi="Times New Roman" w:cs="Times New Roman"/>
                <w:color w:val="000000" w:themeColor="text1"/>
                <w:sz w:val="24"/>
                <w:szCs w:val="24"/>
              </w:rPr>
            </w:rPrChange>
          </w:rPr>
          <w:t xml:space="preserve">nducted on social media were the </w:t>
        </w:r>
      </w:ins>
      <w:ins w:id="300" w:author="Microsoft account" w:date="2023-03-07T15:35:00Z">
        <w:r w:rsidR="004D0087" w:rsidRPr="004D0087">
          <w:rPr>
            <w:rFonts w:ascii="Times New Roman" w:eastAsia="Times New Roman" w:hAnsi="Times New Roman" w:cs="Times New Roman"/>
            <w:sz w:val="24"/>
            <w:szCs w:val="24"/>
            <w:rPrChange w:id="301" w:author="Microsoft account" w:date="2023-03-07T15:41:00Z">
              <w:rPr>
                <w:rFonts w:ascii="Times New Roman" w:eastAsia="Times New Roman" w:hAnsi="Times New Roman" w:cs="Times New Roman"/>
                <w:color w:val="000000" w:themeColor="text1"/>
                <w:sz w:val="24"/>
                <w:szCs w:val="24"/>
              </w:rPr>
            </w:rPrChange>
          </w:rPr>
          <w:t xml:space="preserve">representation of only the users who posted their views </w:t>
        </w:r>
      </w:ins>
      <w:ins w:id="302" w:author="Microsoft account" w:date="2023-03-17T11:58:00Z">
        <w:r w:rsidR="006A4F96">
          <w:rPr>
            <w:rFonts w:ascii="Times New Roman" w:eastAsia="Times New Roman" w:hAnsi="Times New Roman" w:cs="Times New Roman"/>
            <w:sz w:val="24"/>
            <w:szCs w:val="24"/>
          </w:rPr>
          <w:t>o</w:t>
        </w:r>
      </w:ins>
      <w:ins w:id="303" w:author="Microsoft account" w:date="2023-03-07T15:35:00Z">
        <w:r w:rsidR="004D0087" w:rsidRPr="004D0087">
          <w:rPr>
            <w:rFonts w:ascii="Times New Roman" w:eastAsia="Times New Roman" w:hAnsi="Times New Roman" w:cs="Times New Roman"/>
            <w:sz w:val="24"/>
            <w:szCs w:val="24"/>
            <w:rPrChange w:id="304" w:author="Microsoft account" w:date="2023-03-07T15:41:00Z">
              <w:rPr>
                <w:rFonts w:ascii="Times New Roman" w:eastAsia="Times New Roman" w:hAnsi="Times New Roman" w:cs="Times New Roman"/>
                <w:color w:val="000000" w:themeColor="text1"/>
                <w:sz w:val="24"/>
                <w:szCs w:val="24"/>
              </w:rPr>
            </w:rPrChange>
          </w:rPr>
          <w:t xml:space="preserve">n various platforms. It </w:t>
        </w:r>
      </w:ins>
      <w:ins w:id="305" w:author="Microsoft account" w:date="2023-03-07T15:36:00Z">
        <w:r w:rsidR="004D0087" w:rsidRPr="004D0087">
          <w:rPr>
            <w:rFonts w:ascii="Times New Roman" w:eastAsia="Times New Roman" w:hAnsi="Times New Roman" w:cs="Times New Roman"/>
            <w:sz w:val="24"/>
            <w:szCs w:val="24"/>
            <w:rPrChange w:id="306" w:author="Microsoft account" w:date="2023-03-07T15:41:00Z">
              <w:rPr>
                <w:rFonts w:ascii="Times New Roman" w:eastAsia="Times New Roman" w:hAnsi="Times New Roman" w:cs="Times New Roman"/>
                <w:color w:val="000000" w:themeColor="text1"/>
                <w:sz w:val="24"/>
                <w:szCs w:val="24"/>
              </w:rPr>
            </w:rPrChange>
          </w:rPr>
          <w:t>could n</w:t>
        </w:r>
      </w:ins>
      <w:ins w:id="307" w:author="Microsoft account" w:date="2023-03-07T15:37:00Z">
        <w:r w:rsidR="004D0087" w:rsidRPr="004D0087">
          <w:rPr>
            <w:rFonts w:ascii="Times New Roman" w:eastAsia="Times New Roman" w:hAnsi="Times New Roman" w:cs="Times New Roman"/>
            <w:sz w:val="24"/>
            <w:szCs w:val="24"/>
            <w:rPrChange w:id="308" w:author="Microsoft account" w:date="2023-03-07T15:41:00Z">
              <w:rPr>
                <w:rFonts w:ascii="Times New Roman" w:eastAsia="Times New Roman" w:hAnsi="Times New Roman" w:cs="Times New Roman"/>
                <w:color w:val="000000" w:themeColor="text1"/>
                <w:sz w:val="24"/>
                <w:szCs w:val="24"/>
              </w:rPr>
            </w:rPrChange>
          </w:rPr>
          <w:t xml:space="preserve">ot be considered </w:t>
        </w:r>
      </w:ins>
      <w:ins w:id="309" w:author="Microsoft account" w:date="2023-03-17T11:58:00Z">
        <w:r w:rsidR="006A4F96">
          <w:rPr>
            <w:rFonts w:ascii="Times New Roman" w:eastAsia="Times New Roman" w:hAnsi="Times New Roman" w:cs="Times New Roman"/>
            <w:sz w:val="24"/>
            <w:szCs w:val="24"/>
          </w:rPr>
          <w:t>from</w:t>
        </w:r>
      </w:ins>
      <w:ins w:id="310" w:author="Microsoft account" w:date="2023-03-07T15:37:00Z">
        <w:r w:rsidR="004D0087" w:rsidRPr="004D0087">
          <w:rPr>
            <w:rFonts w:ascii="Times New Roman" w:eastAsia="Times New Roman" w:hAnsi="Times New Roman" w:cs="Times New Roman"/>
            <w:sz w:val="24"/>
            <w:szCs w:val="24"/>
            <w:rPrChange w:id="311" w:author="Microsoft account" w:date="2023-03-07T15:41:00Z">
              <w:rPr>
                <w:rFonts w:ascii="Times New Roman" w:eastAsia="Times New Roman" w:hAnsi="Times New Roman" w:cs="Times New Roman"/>
                <w:color w:val="000000" w:themeColor="text1"/>
                <w:sz w:val="24"/>
                <w:szCs w:val="24"/>
              </w:rPr>
            </w:rPrChange>
          </w:rPr>
          <w:t xml:space="preserve"> the perspective of the </w:t>
        </w:r>
      </w:ins>
      <w:ins w:id="312" w:author="Microsoft account" w:date="2023-03-07T15:36:00Z">
        <w:r w:rsidR="004D0087" w:rsidRPr="004D0087">
          <w:rPr>
            <w:rFonts w:ascii="Times New Roman" w:eastAsia="Times New Roman" w:hAnsi="Times New Roman" w:cs="Times New Roman"/>
            <w:sz w:val="24"/>
            <w:szCs w:val="24"/>
            <w:rPrChange w:id="313" w:author="Microsoft account" w:date="2023-03-07T15:41:00Z">
              <w:rPr>
                <w:rFonts w:ascii="Times New Roman" w:eastAsia="Times New Roman" w:hAnsi="Times New Roman" w:cs="Times New Roman"/>
                <w:color w:val="000000" w:themeColor="text1"/>
                <w:sz w:val="24"/>
                <w:szCs w:val="24"/>
              </w:rPr>
            </w:rPrChange>
          </w:rPr>
          <w:t>entire affected population</w:t>
        </w:r>
      </w:ins>
      <w:ins w:id="314" w:author="Microsoft account" w:date="2023-03-07T15:37:00Z">
        <w:r w:rsidR="004D0087" w:rsidRPr="004D0087">
          <w:rPr>
            <w:rFonts w:ascii="Times New Roman" w:eastAsia="Times New Roman" w:hAnsi="Times New Roman" w:cs="Times New Roman"/>
            <w:sz w:val="24"/>
            <w:szCs w:val="24"/>
            <w:rPrChange w:id="315" w:author="Microsoft account" w:date="2023-03-07T15:41:00Z">
              <w:rPr>
                <w:rFonts w:ascii="Times New Roman" w:eastAsia="Times New Roman" w:hAnsi="Times New Roman" w:cs="Times New Roman"/>
                <w:color w:val="000000" w:themeColor="text1"/>
                <w:sz w:val="24"/>
                <w:szCs w:val="24"/>
              </w:rPr>
            </w:rPrChange>
          </w:rPr>
          <w:t xml:space="preserve">. </w:t>
        </w:r>
      </w:ins>
      <w:ins w:id="316" w:author="Microsoft account" w:date="2023-03-07T15:38:00Z">
        <w:r w:rsidR="004D0087" w:rsidRPr="004D0087">
          <w:rPr>
            <w:rFonts w:ascii="Times New Roman" w:eastAsia="Times New Roman" w:hAnsi="Times New Roman" w:cs="Times New Roman"/>
            <w:sz w:val="24"/>
            <w:szCs w:val="24"/>
            <w:rPrChange w:id="317" w:author="Microsoft account" w:date="2023-03-07T15:41:00Z">
              <w:rPr>
                <w:rFonts w:ascii="Times New Roman" w:eastAsia="Times New Roman" w:hAnsi="Times New Roman" w:cs="Times New Roman"/>
                <w:color w:val="000000" w:themeColor="text1"/>
                <w:sz w:val="24"/>
                <w:szCs w:val="24"/>
              </w:rPr>
            </w:rPrChange>
          </w:rPr>
          <w:t xml:space="preserve">Therefore a chance of bias </w:t>
        </w:r>
      </w:ins>
      <w:ins w:id="318" w:author="Microsoft account" w:date="2023-03-07T15:39:00Z">
        <w:r w:rsidR="004D0087" w:rsidRPr="004D0087">
          <w:rPr>
            <w:rFonts w:ascii="Times New Roman" w:eastAsia="Times New Roman" w:hAnsi="Times New Roman" w:cs="Times New Roman"/>
            <w:sz w:val="24"/>
            <w:szCs w:val="24"/>
            <w:rPrChange w:id="319" w:author="Microsoft account" w:date="2023-03-07T15:41:00Z">
              <w:rPr>
                <w:rFonts w:ascii="Times New Roman" w:eastAsia="Times New Roman" w:hAnsi="Times New Roman" w:cs="Times New Roman"/>
                <w:color w:val="000000" w:themeColor="text1"/>
                <w:sz w:val="24"/>
                <w:szCs w:val="24"/>
              </w:rPr>
            </w:rPrChange>
          </w:rPr>
          <w:t>might be created on the situational awareness developed using those data</w:t>
        </w:r>
      </w:ins>
      <w:ins w:id="320" w:author="Microsoft account" w:date="2023-03-07T15:42:00Z">
        <w:r w:rsidR="00CD5499">
          <w:rPr>
            <w:rFonts w:ascii="Times New Roman" w:eastAsia="Times New Roman" w:hAnsi="Times New Roman" w:cs="Times New Roman"/>
            <w:sz w:val="24"/>
            <w:szCs w:val="24"/>
          </w:rPr>
          <w:t xml:space="preserve"> [</w:t>
        </w:r>
      </w:ins>
      <w:ins w:id="321" w:author="Microsoft account" w:date="2023-03-16T15:39:00Z">
        <w:r w:rsidR="00B66318">
          <w:rPr>
            <w:rFonts w:ascii="Times New Roman" w:eastAsia="Times New Roman" w:hAnsi="Times New Roman" w:cs="Times New Roman"/>
            <w:sz w:val="24"/>
            <w:szCs w:val="24"/>
          </w:rPr>
          <w:t>3</w:t>
        </w:r>
      </w:ins>
      <w:ins w:id="322" w:author="Microsoft account" w:date="2023-03-16T15:41:00Z">
        <w:r w:rsidR="00E27411">
          <w:rPr>
            <w:rFonts w:ascii="Times New Roman" w:eastAsia="Times New Roman" w:hAnsi="Times New Roman" w:cs="Times New Roman"/>
            <w:sz w:val="24"/>
            <w:szCs w:val="24"/>
          </w:rPr>
          <w:t>1</w:t>
        </w:r>
      </w:ins>
      <w:ins w:id="323" w:author="Microsoft account" w:date="2023-03-07T15:42:00Z">
        <w:r w:rsidR="004D0087">
          <w:rPr>
            <w:rFonts w:ascii="Times New Roman" w:eastAsia="Times New Roman" w:hAnsi="Times New Roman" w:cs="Times New Roman"/>
            <w:sz w:val="24"/>
            <w:szCs w:val="24"/>
          </w:rPr>
          <w:t>]</w:t>
        </w:r>
      </w:ins>
      <w:ins w:id="324" w:author="Microsoft account" w:date="2023-03-07T15:39:00Z">
        <w:r w:rsidR="004D0087" w:rsidRPr="004D0087">
          <w:rPr>
            <w:rFonts w:ascii="Times New Roman" w:eastAsia="Times New Roman" w:hAnsi="Times New Roman" w:cs="Times New Roman"/>
            <w:sz w:val="24"/>
            <w:szCs w:val="24"/>
            <w:rPrChange w:id="325" w:author="Microsoft account" w:date="2023-03-07T15:41:00Z">
              <w:rPr>
                <w:rFonts w:ascii="Times New Roman" w:eastAsia="Times New Roman" w:hAnsi="Times New Roman" w:cs="Times New Roman"/>
                <w:color w:val="000000" w:themeColor="text1"/>
                <w:sz w:val="24"/>
                <w:szCs w:val="24"/>
              </w:rPr>
            </w:rPrChange>
          </w:rPr>
          <w:t>.</w:t>
        </w:r>
        <w:r w:rsidR="004D0087" w:rsidRPr="003368CC">
          <w:rPr>
            <w:rFonts w:ascii="Times New Roman" w:eastAsia="Times New Roman" w:hAnsi="Times New Roman" w:cs="Times New Roman"/>
            <w:sz w:val="24"/>
            <w:szCs w:val="24"/>
            <w:rPrChange w:id="326" w:author="Microsoft account" w:date="2023-03-07T16:23:00Z">
              <w:rPr>
                <w:rFonts w:ascii="Times New Roman" w:eastAsia="Times New Roman" w:hAnsi="Times New Roman" w:cs="Times New Roman"/>
                <w:color w:val="000000" w:themeColor="text1"/>
                <w:sz w:val="24"/>
                <w:szCs w:val="24"/>
              </w:rPr>
            </w:rPrChange>
          </w:rPr>
          <w:t xml:space="preserve"> </w:t>
        </w:r>
      </w:ins>
      <w:ins w:id="327" w:author="Microsoft account" w:date="2023-03-07T16:23:00Z">
        <w:r w:rsidR="003368CC" w:rsidRPr="003368CC">
          <w:rPr>
            <w:rFonts w:ascii="Times New Roman" w:eastAsia="Times New Roman" w:hAnsi="Times New Roman" w:cs="Times New Roman"/>
            <w:sz w:val="24"/>
            <w:szCs w:val="24"/>
            <w:rPrChange w:id="328" w:author="Microsoft account" w:date="2023-03-07T16:23:00Z">
              <w:rPr>
                <w:rFonts w:ascii="Open Sans" w:eastAsia="Times New Roman" w:hAnsi="Open Sans" w:cs="Times New Roman"/>
                <w:color w:val="252525"/>
                <w:sz w:val="21"/>
                <w:szCs w:val="21"/>
                <w:shd w:val="clear" w:color="auto" w:fill="EDFAFF"/>
                <w:lang w:val="en" w:eastAsia="en-US"/>
              </w:rPr>
            </w:rPrChange>
          </w:rPr>
          <w:t xml:space="preserve">Service interruptions are one of the other drawbacks of using social </w:t>
        </w:r>
        <w:r w:rsidR="0068553B" w:rsidRPr="0068553B">
          <w:rPr>
            <w:rFonts w:ascii="Times New Roman" w:eastAsia="Times New Roman" w:hAnsi="Times New Roman" w:cs="Times New Roman"/>
            <w:sz w:val="24"/>
            <w:szCs w:val="24"/>
          </w:rPr>
          <w:t>media for disaster response. It</w:t>
        </w:r>
      </w:ins>
      <w:ins w:id="329" w:author="Microsoft account" w:date="2023-03-16T09:47:00Z">
        <w:r w:rsidR="0068553B">
          <w:rPr>
            <w:rFonts w:ascii="Times New Roman" w:eastAsia="Times New Roman" w:hAnsi="Times New Roman" w:cs="Times New Roman"/>
            <w:sz w:val="24"/>
            <w:szCs w:val="24"/>
          </w:rPr>
          <w:t xml:space="preserve"> i</w:t>
        </w:r>
      </w:ins>
      <w:ins w:id="330" w:author="Microsoft account" w:date="2023-03-07T16:23:00Z">
        <w:r w:rsidR="0068553B" w:rsidRPr="0068553B">
          <w:rPr>
            <w:rFonts w:ascii="Times New Roman" w:eastAsia="Times New Roman" w:hAnsi="Times New Roman" w:cs="Times New Roman"/>
            <w:sz w:val="24"/>
            <w:szCs w:val="24"/>
          </w:rPr>
          <w:t>s possible that the i</w:t>
        </w:r>
        <w:r w:rsidR="003368CC" w:rsidRPr="003368CC">
          <w:rPr>
            <w:rFonts w:ascii="Times New Roman" w:eastAsia="Times New Roman" w:hAnsi="Times New Roman" w:cs="Times New Roman"/>
            <w:sz w:val="24"/>
            <w:szCs w:val="24"/>
            <w:rPrChange w:id="331" w:author="Microsoft account" w:date="2023-03-07T16:23:00Z">
              <w:rPr>
                <w:rFonts w:ascii="Open Sans" w:eastAsia="Times New Roman" w:hAnsi="Open Sans" w:cs="Times New Roman"/>
                <w:color w:val="252525"/>
                <w:sz w:val="21"/>
                <w:szCs w:val="21"/>
                <w:shd w:val="clear" w:color="auto" w:fill="EDFAFF"/>
                <w:lang w:val="en" w:eastAsia="en-US"/>
              </w:rPr>
            </w:rPrChange>
          </w:rPr>
          <w:t xml:space="preserve">nternet won't be accessible right away or even for a while after a disaster. </w:t>
        </w:r>
      </w:ins>
      <w:ins w:id="332" w:author="Microsoft account" w:date="2023-03-07T16:24:00Z">
        <w:r w:rsidR="003368CC">
          <w:rPr>
            <w:rFonts w:ascii="Times New Roman" w:eastAsia="Times New Roman" w:hAnsi="Times New Roman" w:cs="Times New Roman"/>
            <w:sz w:val="24"/>
            <w:szCs w:val="24"/>
          </w:rPr>
          <w:t xml:space="preserve">It </w:t>
        </w:r>
      </w:ins>
      <w:ins w:id="333" w:author="Microsoft account" w:date="2023-03-07T16:34:00Z">
        <w:r w:rsidR="00D07FE6">
          <w:rPr>
            <w:rFonts w:ascii="Times New Roman" w:eastAsia="Times New Roman" w:hAnsi="Times New Roman" w:cs="Times New Roman"/>
            <w:sz w:val="24"/>
            <w:szCs w:val="24"/>
          </w:rPr>
          <w:t>delay</w:t>
        </w:r>
      </w:ins>
      <w:ins w:id="334" w:author="Microsoft account" w:date="2023-03-17T11:58:00Z">
        <w:r w:rsidR="006A4F96">
          <w:rPr>
            <w:rFonts w:ascii="Times New Roman" w:eastAsia="Times New Roman" w:hAnsi="Times New Roman" w:cs="Times New Roman"/>
            <w:sz w:val="24"/>
            <w:szCs w:val="24"/>
          </w:rPr>
          <w:t>s</w:t>
        </w:r>
      </w:ins>
      <w:ins w:id="335" w:author="Microsoft account" w:date="2023-03-07T16:25:00Z">
        <w:r w:rsidR="003368CC">
          <w:rPr>
            <w:rFonts w:ascii="Times New Roman" w:eastAsia="Times New Roman" w:hAnsi="Times New Roman" w:cs="Times New Roman"/>
            <w:sz w:val="24"/>
            <w:szCs w:val="24"/>
          </w:rPr>
          <w:t xml:space="preserve"> </w:t>
        </w:r>
      </w:ins>
      <w:ins w:id="336" w:author="Microsoft account" w:date="2023-03-07T16:24:00Z">
        <w:r w:rsidR="003368CC">
          <w:rPr>
            <w:rFonts w:ascii="Times New Roman" w:eastAsia="Times New Roman" w:hAnsi="Times New Roman" w:cs="Times New Roman"/>
            <w:sz w:val="24"/>
            <w:szCs w:val="24"/>
          </w:rPr>
          <w:t xml:space="preserve">the victims </w:t>
        </w:r>
      </w:ins>
      <w:ins w:id="337" w:author="Microsoft account" w:date="2023-03-07T16:34:00Z">
        <w:r w:rsidR="0068553B">
          <w:rPr>
            <w:rFonts w:ascii="Times New Roman" w:eastAsia="Times New Roman" w:hAnsi="Times New Roman" w:cs="Times New Roman"/>
            <w:sz w:val="24"/>
            <w:szCs w:val="24"/>
          </w:rPr>
          <w:t>in sharing their current sit</w:t>
        </w:r>
        <w:r w:rsidR="00D07FE6">
          <w:rPr>
            <w:rFonts w:ascii="Times New Roman" w:eastAsia="Times New Roman" w:hAnsi="Times New Roman" w:cs="Times New Roman"/>
            <w:sz w:val="24"/>
            <w:szCs w:val="24"/>
          </w:rPr>
          <w:t>u</w:t>
        </w:r>
      </w:ins>
      <w:ins w:id="338" w:author="Microsoft account" w:date="2023-03-16T09:47:00Z">
        <w:r w:rsidR="0068553B">
          <w:rPr>
            <w:rFonts w:ascii="Times New Roman" w:eastAsia="Times New Roman" w:hAnsi="Times New Roman" w:cs="Times New Roman"/>
            <w:sz w:val="24"/>
            <w:szCs w:val="24"/>
          </w:rPr>
          <w:t>a</w:t>
        </w:r>
      </w:ins>
      <w:ins w:id="339" w:author="Microsoft account" w:date="2023-03-07T16:34:00Z">
        <w:r w:rsidR="00D07FE6">
          <w:rPr>
            <w:rFonts w:ascii="Times New Roman" w:eastAsia="Times New Roman" w:hAnsi="Times New Roman" w:cs="Times New Roman"/>
            <w:sz w:val="24"/>
            <w:szCs w:val="24"/>
          </w:rPr>
          <w:t xml:space="preserve">tion and </w:t>
        </w:r>
      </w:ins>
      <w:ins w:id="340" w:author="Microsoft account" w:date="2023-03-07T16:36:00Z">
        <w:r w:rsidR="00D07FE6">
          <w:rPr>
            <w:rFonts w:ascii="Times New Roman" w:eastAsia="Times New Roman" w:hAnsi="Times New Roman" w:cs="Times New Roman"/>
            <w:sz w:val="24"/>
            <w:szCs w:val="24"/>
          </w:rPr>
          <w:t xml:space="preserve">creates </w:t>
        </w:r>
      </w:ins>
      <w:ins w:id="341" w:author="Microsoft account" w:date="2023-03-07T16:37:00Z">
        <w:r w:rsidR="00D07FE6">
          <w:rPr>
            <w:rFonts w:ascii="Times New Roman" w:eastAsia="Times New Roman" w:hAnsi="Times New Roman" w:cs="Times New Roman"/>
            <w:sz w:val="24"/>
            <w:szCs w:val="24"/>
          </w:rPr>
          <w:t>difficulty in organ</w:t>
        </w:r>
      </w:ins>
      <w:ins w:id="342" w:author="Microsoft account" w:date="2023-03-17T11:58:00Z">
        <w:r w:rsidR="006A4F96">
          <w:rPr>
            <w:rFonts w:ascii="Times New Roman" w:eastAsia="Times New Roman" w:hAnsi="Times New Roman" w:cs="Times New Roman"/>
            <w:sz w:val="24"/>
            <w:szCs w:val="24"/>
          </w:rPr>
          <w:t>i</w:t>
        </w:r>
      </w:ins>
      <w:ins w:id="343" w:author="Microsoft account" w:date="2023-03-07T16:37:00Z">
        <w:r w:rsidR="00D07FE6">
          <w:rPr>
            <w:rFonts w:ascii="Times New Roman" w:eastAsia="Times New Roman" w:hAnsi="Times New Roman" w:cs="Times New Roman"/>
            <w:sz w:val="24"/>
            <w:szCs w:val="24"/>
          </w:rPr>
          <w:t xml:space="preserve">zing the relief efforts by the relief </w:t>
        </w:r>
      </w:ins>
      <w:ins w:id="344" w:author="Microsoft account" w:date="2023-03-07T16:38:00Z">
        <w:r w:rsidR="00D07FE6">
          <w:rPr>
            <w:rFonts w:ascii="Times New Roman" w:eastAsia="Times New Roman" w:hAnsi="Times New Roman" w:cs="Times New Roman"/>
            <w:sz w:val="24"/>
            <w:szCs w:val="24"/>
          </w:rPr>
          <w:t>organizations</w:t>
        </w:r>
        <w:r w:rsidR="00CD5499">
          <w:rPr>
            <w:rFonts w:ascii="Times New Roman" w:eastAsia="Times New Roman" w:hAnsi="Times New Roman" w:cs="Times New Roman"/>
            <w:sz w:val="24"/>
            <w:szCs w:val="24"/>
          </w:rPr>
          <w:t xml:space="preserve"> [3</w:t>
        </w:r>
      </w:ins>
      <w:ins w:id="345" w:author="Microsoft account" w:date="2023-03-16T15:41:00Z">
        <w:r w:rsidR="00E27411">
          <w:rPr>
            <w:rFonts w:ascii="Times New Roman" w:eastAsia="Times New Roman" w:hAnsi="Times New Roman" w:cs="Times New Roman"/>
            <w:sz w:val="24"/>
            <w:szCs w:val="24"/>
          </w:rPr>
          <w:t>2</w:t>
        </w:r>
      </w:ins>
      <w:ins w:id="346" w:author="Microsoft account" w:date="2023-03-07T16:38:00Z">
        <w:r w:rsidR="0035704B">
          <w:rPr>
            <w:rFonts w:ascii="Times New Roman" w:eastAsia="Times New Roman" w:hAnsi="Times New Roman" w:cs="Times New Roman"/>
            <w:sz w:val="24"/>
            <w:szCs w:val="24"/>
          </w:rPr>
          <w:t>]</w:t>
        </w:r>
        <w:r w:rsidR="00D07FE6">
          <w:rPr>
            <w:rFonts w:ascii="Times New Roman" w:eastAsia="Times New Roman" w:hAnsi="Times New Roman" w:cs="Times New Roman"/>
            <w:sz w:val="24"/>
            <w:szCs w:val="24"/>
          </w:rPr>
          <w:t>.</w:t>
        </w:r>
      </w:ins>
    </w:p>
    <w:p w14:paraId="0F7A1461" w14:textId="4CD83257" w:rsidR="00FE4813" w:rsidRPr="006A4F96" w:rsidRDefault="003368CC">
      <w:pPr>
        <w:tabs>
          <w:tab w:val="left" w:pos="0"/>
          <w:tab w:val="left" w:pos="630"/>
        </w:tabs>
        <w:spacing w:line="360" w:lineRule="auto"/>
        <w:jc w:val="both"/>
        <w:rPr>
          <w:ins w:id="347" w:author="Microsoft account" w:date="2023-03-16T10:28:00Z"/>
          <w:rFonts w:ascii="Times New Roman" w:eastAsia="Times New Roman" w:hAnsi="Times New Roman" w:cs="Times New Roman"/>
          <w:b/>
          <w:i/>
          <w:sz w:val="24"/>
          <w:szCs w:val="24"/>
          <w:rPrChange w:id="348" w:author="Microsoft account" w:date="2023-03-17T12:19:00Z">
            <w:rPr>
              <w:ins w:id="349" w:author="Microsoft account" w:date="2023-03-16T10:28:00Z"/>
              <w:rFonts w:ascii="Times New Roman" w:eastAsia="Times New Roman" w:hAnsi="Times New Roman" w:cs="Times New Roman"/>
              <w:sz w:val="24"/>
              <w:szCs w:val="24"/>
            </w:rPr>
          </w:rPrChange>
        </w:rPr>
        <w:pPrChange w:id="350" w:author="Microsoft account" w:date="2023-03-16T10:28:00Z">
          <w:pPr>
            <w:numPr>
              <w:numId w:val="10"/>
            </w:numPr>
            <w:shd w:val="clear" w:color="auto" w:fill="FFFFFF"/>
            <w:tabs>
              <w:tab w:val="num" w:pos="720"/>
            </w:tabs>
            <w:spacing w:after="0" w:line="240" w:lineRule="auto"/>
            <w:ind w:left="720" w:hanging="360"/>
            <w:textAlignment w:val="baseline"/>
          </w:pPr>
        </w:pPrChange>
      </w:pPr>
      <w:ins w:id="351" w:author="Microsoft account" w:date="2023-03-07T16:22:00Z">
        <w:r w:rsidRPr="00FE4813">
          <w:rPr>
            <w:rFonts w:ascii="Times New Roman" w:eastAsia="Times New Roman" w:hAnsi="Times New Roman" w:cs="Times New Roman"/>
            <w:sz w:val="24"/>
            <w:szCs w:val="24"/>
            <w:rPrChange w:id="352" w:author="Microsoft account" w:date="2023-03-16T10:27:00Z">
              <w:rPr>
                <w:rFonts w:ascii="Times New Roman" w:eastAsia="Times New Roman" w:hAnsi="Times New Roman" w:cs="Times New Roman"/>
                <w:color w:val="000000" w:themeColor="text1"/>
                <w:sz w:val="24"/>
                <w:szCs w:val="24"/>
              </w:rPr>
            </w:rPrChange>
          </w:rPr>
          <w:t xml:space="preserve">  </w:t>
        </w:r>
      </w:ins>
      <w:ins w:id="353" w:author="Microsoft account" w:date="2023-03-07T11:46:00Z">
        <w:r w:rsidR="00FE4813" w:rsidRPr="006A4F96">
          <w:rPr>
            <w:rFonts w:ascii="Times New Roman" w:eastAsia="Times New Roman" w:hAnsi="Times New Roman" w:cs="Times New Roman"/>
            <w:b/>
            <w:i/>
            <w:sz w:val="24"/>
            <w:szCs w:val="24"/>
            <w:rPrChange w:id="354" w:author="Microsoft account" w:date="2023-03-17T12:19:00Z">
              <w:rPr>
                <w:rFonts w:ascii="Times New Roman" w:eastAsia="Times New Roman" w:hAnsi="Times New Roman" w:cs="Times New Roman"/>
                <w:sz w:val="24"/>
                <w:szCs w:val="24"/>
              </w:rPr>
            </w:rPrChange>
          </w:rPr>
          <w:t>2.</w:t>
        </w:r>
      </w:ins>
      <w:ins w:id="355" w:author="Microsoft account" w:date="2023-03-16T10:27:00Z">
        <w:r w:rsidR="00FE4813" w:rsidRPr="006A4F96">
          <w:rPr>
            <w:rFonts w:ascii="Times New Roman" w:eastAsia="Times New Roman" w:hAnsi="Times New Roman" w:cs="Times New Roman"/>
            <w:b/>
            <w:i/>
            <w:sz w:val="24"/>
            <w:szCs w:val="24"/>
            <w:rPrChange w:id="356" w:author="Microsoft account" w:date="2023-03-17T12:19:00Z">
              <w:rPr>
                <w:rFonts w:ascii="Times New Roman" w:eastAsia="Times New Roman" w:hAnsi="Times New Roman" w:cs="Times New Roman"/>
                <w:sz w:val="24"/>
                <w:szCs w:val="24"/>
              </w:rPr>
            </w:rPrChange>
          </w:rPr>
          <w:t>3</w:t>
        </w:r>
      </w:ins>
      <w:ins w:id="357" w:author="Microsoft account" w:date="2023-03-07T11:46:00Z">
        <w:r w:rsidR="007A7603" w:rsidRPr="006A4F96">
          <w:rPr>
            <w:rFonts w:ascii="Times New Roman" w:eastAsia="Times New Roman" w:hAnsi="Times New Roman" w:cs="Times New Roman"/>
            <w:b/>
            <w:i/>
            <w:sz w:val="24"/>
            <w:szCs w:val="24"/>
            <w:rPrChange w:id="358" w:author="Microsoft account" w:date="2023-03-17T12:19:00Z">
              <w:rPr>
                <w:rFonts w:ascii="Times New Roman" w:eastAsia="Times New Roman" w:hAnsi="Times New Roman" w:cs="Times New Roman"/>
                <w:sz w:val="24"/>
                <w:szCs w:val="24"/>
              </w:rPr>
            </w:rPrChange>
          </w:rPr>
          <w:t xml:space="preserve"> Twitter in </w:t>
        </w:r>
      </w:ins>
      <w:ins w:id="359" w:author="Microsoft account" w:date="2023-03-07T12:02:00Z">
        <w:r w:rsidR="00F13627" w:rsidRPr="006A4F96">
          <w:rPr>
            <w:rFonts w:ascii="Times New Roman" w:eastAsia="Times New Roman" w:hAnsi="Times New Roman" w:cs="Times New Roman"/>
            <w:b/>
            <w:i/>
            <w:sz w:val="24"/>
            <w:szCs w:val="24"/>
            <w:rPrChange w:id="360" w:author="Microsoft account" w:date="2023-03-17T12:19:00Z">
              <w:rPr>
                <w:rFonts w:ascii="Times New Roman" w:eastAsia="Times New Roman" w:hAnsi="Times New Roman" w:cs="Times New Roman"/>
                <w:sz w:val="24"/>
                <w:szCs w:val="24"/>
              </w:rPr>
            </w:rPrChange>
          </w:rPr>
          <w:t>disaster management</w:t>
        </w:r>
      </w:ins>
      <w:ins w:id="361" w:author="Microsoft account" w:date="2023-03-17T12:20:00Z">
        <w:r w:rsidR="006A4F96">
          <w:rPr>
            <w:rFonts w:ascii="Times New Roman" w:eastAsia="Times New Roman" w:hAnsi="Times New Roman" w:cs="Times New Roman"/>
            <w:b/>
            <w:i/>
            <w:sz w:val="24"/>
            <w:szCs w:val="24"/>
          </w:rPr>
          <w:t>:</w:t>
        </w:r>
      </w:ins>
    </w:p>
    <w:p w14:paraId="13FDAFEF" w14:textId="10FD6DE8" w:rsidR="00916A53" w:rsidRPr="00916A53" w:rsidRDefault="004D68C3">
      <w:pPr>
        <w:tabs>
          <w:tab w:val="left" w:pos="0"/>
          <w:tab w:val="left" w:pos="630"/>
        </w:tabs>
        <w:spacing w:line="360" w:lineRule="auto"/>
        <w:jc w:val="both"/>
        <w:rPr>
          <w:ins w:id="362" w:author="Microsoft account" w:date="2023-03-16T13:15:00Z"/>
          <w:rFonts w:ascii="Times New Roman" w:eastAsia="Times New Roman" w:hAnsi="Times New Roman" w:cs="Times New Roman"/>
          <w:sz w:val="24"/>
          <w:szCs w:val="24"/>
          <w:rPrChange w:id="363" w:author="Microsoft account" w:date="2023-03-16T13:15:00Z">
            <w:rPr>
              <w:ins w:id="364" w:author="Microsoft account" w:date="2023-03-16T13:15:00Z"/>
              <w:rFonts w:ascii="Open Sans" w:eastAsia="Times New Roman" w:hAnsi="Open Sans" w:cs="Times New Roman"/>
              <w:color w:val="252525"/>
              <w:sz w:val="21"/>
              <w:szCs w:val="21"/>
              <w:lang w:val="en" w:eastAsia="en-US"/>
            </w:rPr>
          </w:rPrChange>
        </w:rPr>
        <w:pPrChange w:id="365" w:author="Microsoft account" w:date="2023-03-16T13:15:00Z">
          <w:pPr/>
        </w:pPrChange>
      </w:pPr>
      <w:ins w:id="366" w:author="Microsoft account" w:date="2023-03-16T12:41:00Z">
        <w:r w:rsidRPr="004D68C3">
          <w:rPr>
            <w:rFonts w:ascii="Times New Roman" w:eastAsia="Times New Roman" w:hAnsi="Times New Roman" w:cs="Times New Roman"/>
            <w:sz w:val="24"/>
            <w:szCs w:val="24"/>
            <w:rPrChange w:id="367" w:author="Microsoft account" w:date="2023-03-16T12:41:00Z">
              <w:rPr>
                <w:rFonts w:ascii="Open Sans" w:eastAsia="Times New Roman" w:hAnsi="Open Sans" w:cs="Times New Roman"/>
                <w:color w:val="252525"/>
                <w:sz w:val="21"/>
                <w:szCs w:val="21"/>
                <w:lang w:val="en" w:eastAsia="en-US"/>
              </w:rPr>
            </w:rPrChange>
          </w:rPr>
          <w:lastRenderedPageBreak/>
          <w:t xml:space="preserve">For official institutions dealing with disasters, social media like Twitter is regarded as an information and education tool. </w:t>
        </w:r>
      </w:ins>
      <w:ins w:id="368" w:author="Microsoft account" w:date="2023-03-16T12:56:00Z">
        <w:r w:rsidR="00660AE1">
          <w:rPr>
            <w:rFonts w:ascii="Times New Roman" w:eastAsia="Times New Roman" w:hAnsi="Times New Roman" w:cs="Times New Roman"/>
            <w:sz w:val="24"/>
            <w:szCs w:val="24"/>
          </w:rPr>
          <w:t xml:space="preserve">Onal et al. (2022) analyzed the </w:t>
        </w:r>
      </w:ins>
      <w:ins w:id="369" w:author="Microsoft account" w:date="2023-03-16T12:57:00Z">
        <w:r w:rsidR="00660AE1">
          <w:rPr>
            <w:rFonts w:ascii="Times New Roman" w:eastAsia="Times New Roman" w:hAnsi="Times New Roman" w:cs="Times New Roman"/>
            <w:sz w:val="24"/>
            <w:szCs w:val="24"/>
          </w:rPr>
          <w:t xml:space="preserve">tweets generated </w:t>
        </w:r>
      </w:ins>
      <w:ins w:id="370" w:author="Microsoft account" w:date="2023-03-16T12:58:00Z">
        <w:r w:rsidR="006C070B">
          <w:rPr>
            <w:rFonts w:ascii="Times New Roman" w:eastAsia="Times New Roman" w:hAnsi="Times New Roman" w:cs="Times New Roman"/>
            <w:sz w:val="24"/>
            <w:szCs w:val="24"/>
          </w:rPr>
          <w:t>during 20</w:t>
        </w:r>
      </w:ins>
      <w:ins w:id="371" w:author="Microsoft account" w:date="2023-03-16T12:59:00Z">
        <w:r w:rsidR="006C070B">
          <w:rPr>
            <w:rFonts w:ascii="Times New Roman" w:eastAsia="Times New Roman" w:hAnsi="Times New Roman" w:cs="Times New Roman"/>
            <w:sz w:val="24"/>
            <w:szCs w:val="24"/>
          </w:rPr>
          <w:t xml:space="preserve">21 </w:t>
        </w:r>
      </w:ins>
      <w:ins w:id="372" w:author="Microsoft account" w:date="2023-03-16T12:57:00Z">
        <w:r w:rsidR="00660AE1">
          <w:rPr>
            <w:rFonts w:ascii="Times New Roman" w:eastAsia="Times New Roman" w:hAnsi="Times New Roman" w:cs="Times New Roman"/>
            <w:sz w:val="24"/>
            <w:szCs w:val="24"/>
          </w:rPr>
          <w:t>by</w:t>
        </w:r>
      </w:ins>
      <w:ins w:id="373" w:author="Microsoft account" w:date="2023-03-16T12:58:00Z">
        <w:r w:rsidR="00660AE1">
          <w:rPr>
            <w:rFonts w:ascii="Times New Roman" w:eastAsia="Times New Roman" w:hAnsi="Times New Roman" w:cs="Times New Roman"/>
            <w:sz w:val="24"/>
            <w:szCs w:val="24"/>
          </w:rPr>
          <w:t xml:space="preserve"> the Disaster and Emergency Management Authority</w:t>
        </w:r>
        <w:r w:rsidR="006C070B">
          <w:rPr>
            <w:rFonts w:ascii="Times New Roman" w:eastAsia="Times New Roman" w:hAnsi="Times New Roman" w:cs="Times New Roman"/>
            <w:sz w:val="24"/>
            <w:szCs w:val="24"/>
          </w:rPr>
          <w:t xml:space="preserve"> (AFAD) of Turkey </w:t>
        </w:r>
      </w:ins>
      <w:ins w:id="374" w:author="Microsoft account" w:date="2023-03-17T12:02:00Z">
        <w:r w:rsidR="006A4F96">
          <w:rPr>
            <w:rFonts w:ascii="Times New Roman" w:eastAsia="Times New Roman" w:hAnsi="Times New Roman" w:cs="Times New Roman"/>
            <w:sz w:val="24"/>
            <w:szCs w:val="24"/>
          </w:rPr>
          <w:t>to identify</w:t>
        </w:r>
      </w:ins>
      <w:ins w:id="375" w:author="Microsoft account" w:date="2023-03-16T13:01:00Z">
        <w:r w:rsidR="00195B49">
          <w:rPr>
            <w:rFonts w:ascii="Times New Roman" w:eastAsia="Times New Roman" w:hAnsi="Times New Roman" w:cs="Times New Roman"/>
            <w:sz w:val="24"/>
            <w:szCs w:val="24"/>
          </w:rPr>
          <w:t xml:space="preserve"> tweets related to various types of disasters. </w:t>
        </w:r>
      </w:ins>
      <w:ins w:id="376" w:author="Microsoft account" w:date="2023-03-16T13:02:00Z">
        <w:r w:rsidR="00195B49">
          <w:rPr>
            <w:rFonts w:ascii="Times New Roman" w:eastAsia="Times New Roman" w:hAnsi="Times New Roman" w:cs="Times New Roman"/>
            <w:sz w:val="24"/>
            <w:szCs w:val="24"/>
          </w:rPr>
          <w:t xml:space="preserve">They </w:t>
        </w:r>
      </w:ins>
      <w:ins w:id="377" w:author="Microsoft account" w:date="2023-03-16T13:03:00Z">
        <w:r w:rsidR="00195B49">
          <w:rPr>
            <w:rFonts w:ascii="Times New Roman" w:eastAsia="Times New Roman" w:hAnsi="Times New Roman" w:cs="Times New Roman"/>
            <w:sz w:val="24"/>
            <w:szCs w:val="24"/>
          </w:rPr>
          <w:t xml:space="preserve">preferred </w:t>
        </w:r>
      </w:ins>
      <w:ins w:id="378" w:author="Microsoft account" w:date="2023-03-17T12:02:00Z">
        <w:r w:rsidR="006A4F96">
          <w:rPr>
            <w:rFonts w:ascii="Times New Roman" w:eastAsia="Times New Roman" w:hAnsi="Times New Roman" w:cs="Times New Roman"/>
            <w:sz w:val="24"/>
            <w:szCs w:val="24"/>
          </w:rPr>
          <w:t>T</w:t>
        </w:r>
      </w:ins>
      <w:ins w:id="379" w:author="Microsoft account" w:date="2023-03-16T13:04:00Z">
        <w:r w:rsidR="00195B49">
          <w:rPr>
            <w:rFonts w:ascii="Times New Roman" w:eastAsia="Times New Roman" w:hAnsi="Times New Roman" w:cs="Times New Roman"/>
            <w:sz w:val="24"/>
            <w:szCs w:val="24"/>
          </w:rPr>
          <w:t>witter as a fast and effective platform for the use of social media in disaster management and in critical situations.</w:t>
        </w:r>
      </w:ins>
      <w:ins w:id="380" w:author="Microsoft account" w:date="2023-03-16T13:08:00Z">
        <w:r w:rsidR="007A564D">
          <w:rPr>
            <w:rFonts w:ascii="Times New Roman" w:eastAsia="Times New Roman" w:hAnsi="Times New Roman" w:cs="Times New Roman"/>
            <w:sz w:val="24"/>
            <w:szCs w:val="24"/>
          </w:rPr>
          <w:t xml:space="preserve"> </w:t>
        </w:r>
      </w:ins>
      <w:ins w:id="381" w:author="Microsoft account" w:date="2023-03-16T13:15:00Z">
        <w:r w:rsidR="00916A53" w:rsidRPr="00916A53">
          <w:rPr>
            <w:rFonts w:ascii="Times New Roman" w:eastAsia="Times New Roman" w:hAnsi="Times New Roman" w:cs="Times New Roman"/>
            <w:sz w:val="24"/>
            <w:szCs w:val="24"/>
            <w:rPrChange w:id="382" w:author="Microsoft account" w:date="2023-03-16T13:15:00Z">
              <w:rPr>
                <w:rFonts w:ascii="Open Sans" w:eastAsia="Times New Roman" w:hAnsi="Open Sans" w:cs="Times New Roman"/>
                <w:color w:val="252525"/>
                <w:sz w:val="21"/>
                <w:szCs w:val="21"/>
                <w:lang w:val="en" w:eastAsia="en-US"/>
              </w:rPr>
            </w:rPrChange>
          </w:rPr>
          <w:t>The efficient use of Twitter during a crisis situation ensures coordination between the general public and governmental agencies, allowing for the quick and secure continuation of intervention and aid processes</w:t>
        </w:r>
        <w:r w:rsidR="00CD5499">
          <w:rPr>
            <w:rFonts w:ascii="Times New Roman" w:eastAsia="Times New Roman" w:hAnsi="Times New Roman" w:cs="Times New Roman"/>
            <w:sz w:val="24"/>
            <w:szCs w:val="24"/>
          </w:rPr>
          <w:t xml:space="preserve"> [3</w:t>
        </w:r>
      </w:ins>
      <w:ins w:id="383" w:author="Microsoft account" w:date="2023-03-16T15:46:00Z">
        <w:r w:rsidR="00E27411">
          <w:rPr>
            <w:rFonts w:ascii="Times New Roman" w:eastAsia="Times New Roman" w:hAnsi="Times New Roman" w:cs="Times New Roman"/>
            <w:sz w:val="24"/>
            <w:szCs w:val="24"/>
          </w:rPr>
          <w:t>3</w:t>
        </w:r>
      </w:ins>
      <w:ins w:id="384" w:author="Microsoft account" w:date="2023-03-16T13:15:00Z">
        <w:r w:rsidR="00916A53">
          <w:rPr>
            <w:rFonts w:ascii="Times New Roman" w:eastAsia="Times New Roman" w:hAnsi="Times New Roman" w:cs="Times New Roman"/>
            <w:sz w:val="24"/>
            <w:szCs w:val="24"/>
          </w:rPr>
          <w:t>]</w:t>
        </w:r>
        <w:r w:rsidR="00916A53" w:rsidRPr="00916A53">
          <w:rPr>
            <w:rFonts w:ascii="Times New Roman" w:eastAsia="Times New Roman" w:hAnsi="Times New Roman" w:cs="Times New Roman"/>
            <w:sz w:val="24"/>
            <w:szCs w:val="24"/>
            <w:rPrChange w:id="385" w:author="Microsoft account" w:date="2023-03-16T13:15:00Z">
              <w:rPr>
                <w:rFonts w:ascii="Open Sans" w:eastAsia="Times New Roman" w:hAnsi="Open Sans" w:cs="Times New Roman"/>
                <w:color w:val="252525"/>
                <w:sz w:val="21"/>
                <w:szCs w:val="21"/>
                <w:lang w:val="en" w:eastAsia="en-US"/>
              </w:rPr>
            </w:rPrChange>
          </w:rPr>
          <w:t>.</w:t>
        </w:r>
      </w:ins>
    </w:p>
    <w:p w14:paraId="2147A99E" w14:textId="3E874935" w:rsidR="00FE4813" w:rsidRDefault="00ED50E0">
      <w:pPr>
        <w:tabs>
          <w:tab w:val="left" w:pos="0"/>
          <w:tab w:val="left" w:pos="630"/>
        </w:tabs>
        <w:spacing w:line="360" w:lineRule="auto"/>
        <w:jc w:val="both"/>
        <w:rPr>
          <w:ins w:id="386" w:author="Microsoft account" w:date="2023-03-16T13:24:00Z"/>
          <w:rFonts w:ascii="Times New Roman" w:eastAsia="Times New Roman" w:hAnsi="Times New Roman" w:cs="Times New Roman"/>
          <w:sz w:val="24"/>
          <w:szCs w:val="24"/>
        </w:rPr>
        <w:pPrChange w:id="387" w:author="Microsoft account" w:date="2023-03-16T10:28:00Z">
          <w:pPr>
            <w:numPr>
              <w:numId w:val="10"/>
            </w:numPr>
            <w:shd w:val="clear" w:color="auto" w:fill="FFFFFF"/>
            <w:tabs>
              <w:tab w:val="num" w:pos="720"/>
            </w:tabs>
            <w:spacing w:after="0" w:line="240" w:lineRule="auto"/>
            <w:ind w:left="720" w:hanging="360"/>
            <w:textAlignment w:val="baseline"/>
          </w:pPr>
        </w:pPrChange>
      </w:pPr>
      <w:ins w:id="388" w:author="Microsoft account" w:date="2023-03-16T12:39:00Z">
        <w:r>
          <w:rPr>
            <w:rFonts w:ascii="Times New Roman" w:eastAsia="Times New Roman" w:hAnsi="Times New Roman" w:cs="Times New Roman"/>
            <w:sz w:val="24"/>
            <w:szCs w:val="24"/>
          </w:rPr>
          <w:t xml:space="preserve"> </w:t>
        </w:r>
      </w:ins>
      <w:ins w:id="389" w:author="Microsoft account" w:date="2023-02-22T15:32:00Z">
        <w:r w:rsidR="00223301" w:rsidRPr="00223301">
          <w:rPr>
            <w:rFonts w:ascii="Times New Roman" w:eastAsia="Times New Roman" w:hAnsi="Times New Roman" w:cs="Times New Roman"/>
            <w:sz w:val="24"/>
            <w:szCs w:val="24"/>
            <w:rPrChange w:id="390" w:author="Microsoft account" w:date="2023-02-22T15:32:00Z">
              <w:rPr>
                <w:rFonts w:ascii="Arial" w:hAnsi="Arial" w:cs="Arial"/>
                <w:color w:val="272727"/>
                <w:sz w:val="21"/>
                <w:szCs w:val="21"/>
                <w:shd w:val="clear" w:color="auto" w:fill="E8E8E8"/>
              </w:rPr>
            </w:rPrChange>
          </w:rPr>
          <w:t>Phengsuwan et al. (2021)</w:t>
        </w:r>
        <w:r w:rsidR="00223301">
          <w:rPr>
            <w:rFonts w:ascii="Times New Roman" w:eastAsia="Times New Roman" w:hAnsi="Times New Roman" w:cs="Times New Roman"/>
            <w:sz w:val="24"/>
            <w:szCs w:val="24"/>
          </w:rPr>
          <w:t xml:space="preserve"> </w:t>
        </w:r>
      </w:ins>
      <w:ins w:id="391" w:author="Microsoft account" w:date="2023-02-22T15:35:00Z">
        <w:r w:rsidR="00223301" w:rsidRPr="00223301">
          <w:rPr>
            <w:rFonts w:ascii="Times New Roman" w:eastAsia="Times New Roman" w:hAnsi="Times New Roman" w:cs="Times New Roman"/>
            <w:sz w:val="24"/>
            <w:szCs w:val="24"/>
            <w:rPrChange w:id="392" w:author="Microsoft account" w:date="2023-02-22T15:42:00Z">
              <w:rPr>
                <w:rFonts w:ascii="Arial" w:hAnsi="Arial" w:cs="Arial"/>
                <w:color w:val="272727"/>
                <w:shd w:val="clear" w:color="auto" w:fill="FFFFFF"/>
              </w:rPr>
            </w:rPrChange>
          </w:rPr>
          <w:t>reported on the use of social media data in disaster management.</w:t>
        </w:r>
      </w:ins>
      <w:ins w:id="393" w:author="Microsoft account" w:date="2023-02-22T15:40:00Z">
        <w:r w:rsidR="00223301" w:rsidRPr="00223301">
          <w:rPr>
            <w:rFonts w:ascii="Times New Roman" w:eastAsia="Times New Roman" w:hAnsi="Times New Roman" w:cs="Times New Roman"/>
            <w:sz w:val="24"/>
            <w:szCs w:val="24"/>
            <w:rPrChange w:id="394" w:author="Microsoft account" w:date="2023-02-22T15:42:00Z">
              <w:rPr>
                <w:rFonts w:ascii="Arial" w:hAnsi="Arial" w:cs="Arial"/>
                <w:color w:val="272727"/>
                <w:shd w:val="clear" w:color="auto" w:fill="FFFFFF"/>
              </w:rPr>
            </w:rPrChange>
          </w:rPr>
          <w:t xml:space="preserve"> The researchers </w:t>
        </w:r>
      </w:ins>
      <w:ins w:id="395" w:author="Microsoft account" w:date="2023-02-22T15:42:00Z">
        <w:r w:rsidR="00223301" w:rsidRPr="00223301">
          <w:rPr>
            <w:rFonts w:ascii="Times New Roman" w:eastAsia="Times New Roman" w:hAnsi="Times New Roman" w:cs="Times New Roman"/>
            <w:sz w:val="24"/>
            <w:szCs w:val="24"/>
            <w:rPrChange w:id="396" w:author="Microsoft account" w:date="2023-02-22T15:42:00Z">
              <w:rPr>
                <w:rFonts w:ascii="Arial" w:hAnsi="Arial" w:cs="Arial"/>
                <w:color w:val="272727"/>
                <w:shd w:val="clear" w:color="auto" w:fill="FFFFFF"/>
              </w:rPr>
            </w:rPrChange>
          </w:rPr>
          <w:t>reviewed research publications to investigate the contributions of </w:t>
        </w:r>
      </w:ins>
      <w:ins w:id="397" w:author="Microsoft account" w:date="2023-03-23T08:49:00Z">
        <w:r w:rsidR="00F44928" w:rsidRPr="00223301">
          <w:rPr>
            <w:rFonts w:ascii="Times New Roman" w:eastAsia="Times New Roman" w:hAnsi="Times New Roman" w:cs="Times New Roman"/>
            <w:sz w:val="24"/>
            <w:szCs w:val="24"/>
            <w:rPrChange w:id="398" w:author="Microsoft account" w:date="2023-02-22T15:42:00Z">
              <w:rPr>
                <w:rStyle w:val="Hyperlink"/>
                <w:rFonts w:ascii="Arial" w:hAnsi="Arial" w:cs="Arial"/>
                <w:color w:val="3D7FFF"/>
                <w:bdr w:val="none" w:sz="0" w:space="0" w:color="auto" w:frame="1"/>
                <w:shd w:val="clear" w:color="auto" w:fill="FFFFFF"/>
              </w:rPr>
            </w:rPrChange>
          </w:rPr>
          <w:t>social media data</w:t>
        </w:r>
      </w:ins>
      <w:ins w:id="399" w:author="Microsoft account" w:date="2023-02-22T15:42:00Z">
        <w:r w:rsidR="00223301" w:rsidRPr="00223301">
          <w:rPr>
            <w:rFonts w:ascii="Times New Roman" w:eastAsia="Times New Roman" w:hAnsi="Times New Roman" w:cs="Times New Roman"/>
            <w:sz w:val="24"/>
            <w:szCs w:val="24"/>
            <w:rPrChange w:id="400" w:author="Microsoft account" w:date="2023-02-22T15:42:00Z">
              <w:rPr>
                <w:rFonts w:ascii="Arial" w:hAnsi="Arial" w:cs="Arial"/>
                <w:color w:val="272727"/>
                <w:shd w:val="clear" w:color="auto" w:fill="FFFFFF"/>
              </w:rPr>
            </w:rPrChange>
          </w:rPr>
          <w:t> and the techniques for data management and analysis in </w:t>
        </w:r>
      </w:ins>
      <w:ins w:id="401" w:author="Microsoft account" w:date="2023-03-23T08:50:00Z">
        <w:r w:rsidR="00F44928" w:rsidRPr="00223301">
          <w:rPr>
            <w:rFonts w:ascii="Times New Roman" w:eastAsia="Times New Roman" w:hAnsi="Times New Roman" w:cs="Times New Roman"/>
            <w:sz w:val="24"/>
            <w:szCs w:val="24"/>
            <w:rPrChange w:id="402" w:author="Microsoft account" w:date="2023-02-22T15:42:00Z">
              <w:rPr>
                <w:rStyle w:val="Hyperlink"/>
                <w:rFonts w:ascii="Arial" w:hAnsi="Arial" w:cs="Arial"/>
                <w:color w:val="3D7FFF"/>
                <w:bdr w:val="none" w:sz="0" w:space="0" w:color="auto" w:frame="1"/>
                <w:shd w:val="clear" w:color="auto" w:fill="FFFFFF"/>
              </w:rPr>
            </w:rPrChange>
          </w:rPr>
          <w:t>disaster management</w:t>
        </w:r>
      </w:ins>
      <w:ins w:id="403" w:author="Microsoft account" w:date="2023-02-22T15:43:00Z">
        <w:r w:rsidR="00223301">
          <w:rPr>
            <w:rFonts w:ascii="Times New Roman" w:eastAsia="Times New Roman" w:hAnsi="Times New Roman" w:cs="Times New Roman"/>
            <w:sz w:val="24"/>
            <w:szCs w:val="24"/>
          </w:rPr>
          <w:t xml:space="preserve">. </w:t>
        </w:r>
      </w:ins>
      <w:ins w:id="404" w:author="Microsoft account" w:date="2023-02-22T15:54:00Z">
        <w:r w:rsidR="00223301" w:rsidRPr="00223301">
          <w:rPr>
            <w:rFonts w:ascii="Times New Roman" w:eastAsia="Times New Roman" w:hAnsi="Times New Roman" w:cs="Times New Roman"/>
            <w:sz w:val="24"/>
            <w:szCs w:val="24"/>
          </w:rPr>
          <w:t xml:space="preserve">According to their findings, several publications have proposed </w:t>
        </w:r>
      </w:ins>
      <w:ins w:id="405" w:author="Microsoft account" w:date="2023-02-25T09:44:00Z">
        <w:r w:rsidR="00B84452">
          <w:rPr>
            <w:rFonts w:ascii="Times New Roman" w:eastAsia="Times New Roman" w:hAnsi="Times New Roman" w:cs="Times New Roman"/>
            <w:sz w:val="24"/>
            <w:szCs w:val="24"/>
          </w:rPr>
          <w:t>using</w:t>
        </w:r>
      </w:ins>
      <w:ins w:id="406" w:author="Microsoft account" w:date="2023-02-22T15:54:00Z">
        <w:r w:rsidR="00223301" w:rsidRPr="00223301">
          <w:rPr>
            <w:rFonts w:ascii="Times New Roman" w:eastAsia="Times New Roman" w:hAnsi="Times New Roman" w:cs="Times New Roman"/>
            <w:sz w:val="24"/>
            <w:szCs w:val="24"/>
          </w:rPr>
          <w:t xml:space="preserve"> social media data for disaster management, with Twitter being one of the most important sources used for disaster management.</w:t>
        </w:r>
      </w:ins>
      <w:ins w:id="407" w:author="Microsoft account" w:date="2023-02-22T15:55:00Z">
        <w:r w:rsidR="00223301">
          <w:rPr>
            <w:rFonts w:ascii="Times New Roman" w:eastAsia="Times New Roman" w:hAnsi="Times New Roman" w:cs="Times New Roman"/>
            <w:sz w:val="24"/>
            <w:szCs w:val="24"/>
          </w:rPr>
          <w:t xml:space="preserve"> </w:t>
        </w:r>
        <w:r w:rsidR="00223301" w:rsidRPr="00223301">
          <w:rPr>
            <w:rFonts w:ascii="Times New Roman" w:eastAsia="Times New Roman" w:hAnsi="Times New Roman" w:cs="Times New Roman"/>
            <w:sz w:val="24"/>
            <w:szCs w:val="24"/>
            <w:rPrChange w:id="408" w:author="Microsoft account" w:date="2023-02-22T15:55:00Z">
              <w:rPr>
                <w:rFonts w:ascii="Arial" w:hAnsi="Arial" w:cs="Arial"/>
                <w:color w:val="272727"/>
              </w:rPr>
            </w:rPrChange>
          </w:rPr>
          <w:t>The temporal and spatial information extracted from Twitter is critical for supporting decision-making in </w:t>
        </w:r>
      </w:ins>
      <w:ins w:id="409" w:author="Microsoft account" w:date="2023-03-23T08:50:00Z">
        <w:r w:rsidR="00F44928" w:rsidRPr="00223301">
          <w:rPr>
            <w:rFonts w:ascii="Times New Roman" w:eastAsia="Times New Roman" w:hAnsi="Times New Roman" w:cs="Times New Roman"/>
            <w:sz w:val="24"/>
            <w:szCs w:val="24"/>
            <w:rPrChange w:id="410" w:author="Microsoft account" w:date="2023-02-22T15:55:00Z">
              <w:rPr>
                <w:rStyle w:val="Hyperlink"/>
                <w:rFonts w:ascii="Arial" w:hAnsi="Arial" w:cs="Arial"/>
                <w:color w:val="3D7FFF"/>
                <w:bdr w:val="none" w:sz="0" w:space="0" w:color="auto" w:frame="1"/>
              </w:rPr>
            </w:rPrChange>
          </w:rPr>
          <w:t>disaster management</w:t>
        </w:r>
      </w:ins>
      <w:ins w:id="411" w:author="Microsoft account" w:date="2023-02-22T15:55:00Z">
        <w:r w:rsidR="00223301" w:rsidRPr="00223301">
          <w:rPr>
            <w:rFonts w:ascii="Times New Roman" w:eastAsia="Times New Roman" w:hAnsi="Times New Roman" w:cs="Times New Roman"/>
            <w:sz w:val="24"/>
            <w:szCs w:val="24"/>
            <w:rPrChange w:id="412" w:author="Microsoft account" w:date="2023-02-22T15:55:00Z">
              <w:rPr>
                <w:rFonts w:ascii="Arial" w:hAnsi="Arial" w:cs="Arial"/>
                <w:color w:val="272727"/>
              </w:rPr>
            </w:rPrChange>
          </w:rPr>
          <w:t>.</w:t>
        </w:r>
        <w:r w:rsidR="00223301">
          <w:rPr>
            <w:rFonts w:ascii="Times New Roman" w:eastAsia="Times New Roman" w:hAnsi="Times New Roman" w:cs="Times New Roman"/>
            <w:sz w:val="24"/>
            <w:szCs w:val="24"/>
          </w:rPr>
          <w:t xml:space="preserve"> </w:t>
        </w:r>
        <w:r w:rsidR="00223301" w:rsidRPr="00223301">
          <w:rPr>
            <w:rFonts w:ascii="Times New Roman" w:eastAsia="Times New Roman" w:hAnsi="Times New Roman" w:cs="Times New Roman"/>
            <w:sz w:val="24"/>
            <w:szCs w:val="24"/>
            <w:rPrChange w:id="413" w:author="Microsoft account" w:date="2023-02-22T15:55:00Z">
              <w:rPr>
                <w:rFonts w:ascii="Arial" w:hAnsi="Arial" w:cs="Arial"/>
                <w:color w:val="272727"/>
              </w:rPr>
            </w:rPrChange>
          </w:rPr>
          <w:t xml:space="preserve">Machine learning and information retrieval algorithms </w:t>
        </w:r>
      </w:ins>
      <w:ins w:id="414" w:author="Microsoft account" w:date="2023-02-25T10:10:00Z">
        <w:r w:rsidR="00B84452">
          <w:rPr>
            <w:rFonts w:ascii="Times New Roman" w:eastAsia="Times New Roman" w:hAnsi="Times New Roman" w:cs="Times New Roman"/>
            <w:sz w:val="24"/>
            <w:szCs w:val="24"/>
          </w:rPr>
          <w:t>were</w:t>
        </w:r>
      </w:ins>
      <w:ins w:id="415" w:author="Microsoft account" w:date="2023-02-22T15:55:00Z">
        <w:r w:rsidR="00223301" w:rsidRPr="00223301">
          <w:rPr>
            <w:rFonts w:ascii="Times New Roman" w:eastAsia="Times New Roman" w:hAnsi="Times New Roman" w:cs="Times New Roman"/>
            <w:sz w:val="24"/>
            <w:szCs w:val="24"/>
            <w:rPrChange w:id="416" w:author="Microsoft account" w:date="2023-02-22T15:55:00Z">
              <w:rPr>
                <w:rFonts w:ascii="Arial" w:hAnsi="Arial" w:cs="Arial"/>
                <w:color w:val="272727"/>
              </w:rPr>
            </w:rPrChange>
          </w:rPr>
          <w:t xml:space="preserve"> widely used to collect, classify, and extract essential information from </w:t>
        </w:r>
      </w:ins>
      <w:ins w:id="417" w:author="Microsoft account" w:date="2023-03-23T08:50:00Z">
        <w:r w:rsidR="00F44928" w:rsidRPr="00223301">
          <w:rPr>
            <w:rFonts w:ascii="Times New Roman" w:eastAsia="Times New Roman" w:hAnsi="Times New Roman" w:cs="Times New Roman"/>
            <w:sz w:val="24"/>
            <w:szCs w:val="24"/>
            <w:rPrChange w:id="418" w:author="Microsoft account" w:date="2023-02-22T15:55:00Z">
              <w:rPr>
                <w:rStyle w:val="Hyperlink"/>
                <w:rFonts w:ascii="Arial" w:hAnsi="Arial" w:cs="Arial"/>
                <w:color w:val="3D7FFF"/>
                <w:bdr w:val="none" w:sz="0" w:space="0" w:color="auto" w:frame="1"/>
              </w:rPr>
            </w:rPrChange>
          </w:rPr>
          <w:t>social media</w:t>
        </w:r>
      </w:ins>
      <w:ins w:id="419" w:author="Microsoft account" w:date="2023-03-16T09:52:00Z">
        <w:r w:rsidR="00916A53">
          <w:rPr>
            <w:rFonts w:ascii="Times New Roman" w:eastAsia="Times New Roman" w:hAnsi="Times New Roman" w:cs="Times New Roman"/>
            <w:sz w:val="24"/>
            <w:szCs w:val="24"/>
          </w:rPr>
          <w:t xml:space="preserve"> [3</w:t>
        </w:r>
      </w:ins>
      <w:ins w:id="420" w:author="Microsoft account" w:date="2023-03-16T15:46:00Z">
        <w:r w:rsidR="00E27411">
          <w:rPr>
            <w:rFonts w:ascii="Times New Roman" w:eastAsia="Times New Roman" w:hAnsi="Times New Roman" w:cs="Times New Roman"/>
            <w:sz w:val="24"/>
            <w:szCs w:val="24"/>
          </w:rPr>
          <w:t>4</w:t>
        </w:r>
      </w:ins>
      <w:ins w:id="421" w:author="Microsoft account" w:date="2023-03-16T09:52:00Z">
        <w:r w:rsidR="0068553B">
          <w:rPr>
            <w:rFonts w:ascii="Times New Roman" w:eastAsia="Times New Roman" w:hAnsi="Times New Roman" w:cs="Times New Roman"/>
            <w:sz w:val="24"/>
            <w:szCs w:val="24"/>
          </w:rPr>
          <w:t>]</w:t>
        </w:r>
      </w:ins>
      <w:ins w:id="422" w:author="Microsoft account" w:date="2023-02-22T15:55:00Z">
        <w:r w:rsidR="00223301">
          <w:rPr>
            <w:rFonts w:ascii="Times New Roman" w:eastAsia="Times New Roman" w:hAnsi="Times New Roman" w:cs="Times New Roman"/>
            <w:sz w:val="24"/>
            <w:szCs w:val="24"/>
          </w:rPr>
          <w:t>.</w:t>
        </w:r>
      </w:ins>
    </w:p>
    <w:p w14:paraId="00B8164A" w14:textId="656E0943" w:rsidR="006C4703" w:rsidRPr="006C4703" w:rsidRDefault="006C4703">
      <w:pPr>
        <w:tabs>
          <w:tab w:val="left" w:pos="0"/>
          <w:tab w:val="left" w:pos="630"/>
        </w:tabs>
        <w:spacing w:line="360" w:lineRule="auto"/>
        <w:jc w:val="both"/>
        <w:rPr>
          <w:ins w:id="423" w:author="Microsoft account" w:date="2023-03-16T13:34:00Z"/>
          <w:rFonts w:ascii="Times New Roman" w:eastAsia="Times New Roman" w:hAnsi="Times New Roman" w:cs="Times New Roman"/>
          <w:sz w:val="24"/>
          <w:szCs w:val="24"/>
          <w:rPrChange w:id="424" w:author="Microsoft account" w:date="2023-03-16T13:34:00Z">
            <w:rPr>
              <w:ins w:id="425" w:author="Microsoft account" w:date="2023-03-16T13:34:00Z"/>
              <w:rFonts w:ascii="Open Sans" w:eastAsia="Times New Roman" w:hAnsi="Open Sans" w:cs="Times New Roman"/>
              <w:color w:val="252525"/>
              <w:sz w:val="21"/>
              <w:szCs w:val="21"/>
              <w:lang w:val="en" w:eastAsia="en-US"/>
            </w:rPr>
          </w:rPrChange>
        </w:rPr>
        <w:pPrChange w:id="426" w:author="Microsoft account" w:date="2023-03-16T13:34:00Z">
          <w:pPr/>
        </w:pPrChange>
      </w:pPr>
      <w:ins w:id="427" w:author="Microsoft account" w:date="2023-03-16T13:29:00Z">
        <w:r w:rsidRPr="006C4703">
          <w:rPr>
            <w:rFonts w:ascii="Times New Roman" w:eastAsia="Times New Roman" w:hAnsi="Times New Roman" w:cs="Times New Roman"/>
            <w:sz w:val="24"/>
            <w:szCs w:val="24"/>
            <w:rPrChange w:id="428" w:author="Microsoft account" w:date="2023-03-16T13:29:00Z">
              <w:rPr>
                <w:rFonts w:ascii="Open Sans" w:eastAsia="Times New Roman" w:hAnsi="Open Sans" w:cs="Times New Roman"/>
                <w:color w:val="252525"/>
                <w:sz w:val="21"/>
                <w:szCs w:val="21"/>
                <w:lang w:val="en" w:eastAsia="en-US"/>
              </w:rPr>
            </w:rPrChange>
          </w:rPr>
          <w:t xml:space="preserve">Karami et al. (2019) created an analytical framework called Twitter Situational Awareness (TwiSA) to improve situational awareness for disaster preparedness, response, and recovery. </w:t>
        </w:r>
      </w:ins>
      <w:ins w:id="429" w:author="Microsoft account" w:date="2023-03-16T13:30:00Z">
        <w:r>
          <w:rPr>
            <w:rFonts w:ascii="Times New Roman" w:eastAsia="Times New Roman" w:hAnsi="Times New Roman" w:cs="Times New Roman"/>
            <w:sz w:val="24"/>
            <w:szCs w:val="24"/>
          </w:rPr>
          <w:t xml:space="preserve">Text mining methods like sentimental analysis and topic modeling was used by </w:t>
        </w:r>
      </w:ins>
      <w:ins w:id="430" w:author="Microsoft account" w:date="2023-03-16T13:31:00Z">
        <w:r>
          <w:rPr>
            <w:rFonts w:ascii="Times New Roman" w:eastAsia="Times New Roman" w:hAnsi="Times New Roman" w:cs="Times New Roman"/>
            <w:sz w:val="24"/>
            <w:szCs w:val="24"/>
          </w:rPr>
          <w:t xml:space="preserve">the framework. </w:t>
        </w:r>
      </w:ins>
      <w:ins w:id="431" w:author="Microsoft account" w:date="2023-03-16T13:34:00Z">
        <w:r w:rsidRPr="006C4703">
          <w:rPr>
            <w:rFonts w:ascii="Times New Roman" w:eastAsia="Times New Roman" w:hAnsi="Times New Roman" w:cs="Times New Roman"/>
            <w:sz w:val="24"/>
            <w:szCs w:val="24"/>
            <w:rPrChange w:id="432" w:author="Microsoft account" w:date="2023-03-16T13:34:00Z">
              <w:rPr>
                <w:rFonts w:ascii="Open Sans" w:eastAsia="Times New Roman" w:hAnsi="Open Sans" w:cs="Times New Roman"/>
                <w:color w:val="252525"/>
                <w:sz w:val="21"/>
                <w:szCs w:val="21"/>
                <w:lang w:val="en" w:eastAsia="en-US"/>
              </w:rPr>
            </w:rPrChange>
          </w:rPr>
          <w:t>The framework was successfully applied to monitor public complaints regarding the 2015 flood in South Carolina</w:t>
        </w:r>
        <w:r w:rsidR="00CD5499">
          <w:rPr>
            <w:rFonts w:ascii="Times New Roman" w:eastAsia="Times New Roman" w:hAnsi="Times New Roman" w:cs="Times New Roman"/>
            <w:sz w:val="24"/>
            <w:szCs w:val="24"/>
          </w:rPr>
          <w:t xml:space="preserve"> [3</w:t>
        </w:r>
      </w:ins>
      <w:ins w:id="433" w:author="Microsoft account" w:date="2023-03-16T15:46:00Z">
        <w:r w:rsidR="00E27411">
          <w:rPr>
            <w:rFonts w:ascii="Times New Roman" w:eastAsia="Times New Roman" w:hAnsi="Times New Roman" w:cs="Times New Roman"/>
            <w:sz w:val="24"/>
            <w:szCs w:val="24"/>
          </w:rPr>
          <w:t>5</w:t>
        </w:r>
      </w:ins>
      <w:ins w:id="434" w:author="Microsoft account" w:date="2023-03-16T13:34:00Z">
        <w:r>
          <w:rPr>
            <w:rFonts w:ascii="Times New Roman" w:eastAsia="Times New Roman" w:hAnsi="Times New Roman" w:cs="Times New Roman"/>
            <w:sz w:val="24"/>
            <w:szCs w:val="24"/>
          </w:rPr>
          <w:t>]</w:t>
        </w:r>
        <w:r w:rsidRPr="006C4703">
          <w:rPr>
            <w:rFonts w:ascii="Times New Roman" w:eastAsia="Times New Roman" w:hAnsi="Times New Roman" w:cs="Times New Roman"/>
            <w:sz w:val="24"/>
            <w:szCs w:val="24"/>
            <w:rPrChange w:id="435" w:author="Microsoft account" w:date="2023-03-16T13:34:00Z">
              <w:rPr>
                <w:rFonts w:ascii="Open Sans" w:eastAsia="Times New Roman" w:hAnsi="Open Sans" w:cs="Times New Roman"/>
                <w:color w:val="252525"/>
                <w:sz w:val="21"/>
                <w:szCs w:val="21"/>
                <w:lang w:val="en" w:eastAsia="en-US"/>
              </w:rPr>
            </w:rPrChange>
          </w:rPr>
          <w:t xml:space="preserve">. </w:t>
        </w:r>
      </w:ins>
    </w:p>
    <w:p w14:paraId="684332EC" w14:textId="49664115" w:rsidR="00223301" w:rsidRPr="00FE4813" w:rsidRDefault="0068553B">
      <w:pPr>
        <w:tabs>
          <w:tab w:val="left" w:pos="0"/>
          <w:tab w:val="left" w:pos="630"/>
        </w:tabs>
        <w:spacing w:line="360" w:lineRule="auto"/>
        <w:jc w:val="both"/>
        <w:rPr>
          <w:ins w:id="436" w:author="Microsoft account" w:date="2023-02-22T15:55:00Z"/>
          <w:rFonts w:ascii="Times New Roman" w:eastAsia="Times New Roman" w:hAnsi="Times New Roman" w:cs="Times New Roman"/>
          <w:sz w:val="24"/>
          <w:szCs w:val="24"/>
          <w:rPrChange w:id="437" w:author="Microsoft account" w:date="2023-03-16T10:28:00Z">
            <w:rPr>
              <w:ins w:id="438" w:author="Microsoft account" w:date="2023-02-22T15:55:00Z"/>
              <w:rFonts w:ascii="Arial" w:hAnsi="Arial" w:cs="Arial"/>
              <w:color w:val="272727"/>
            </w:rPr>
          </w:rPrChange>
        </w:rPr>
        <w:pPrChange w:id="439" w:author="Microsoft account" w:date="2023-03-16T10:28:00Z">
          <w:pPr>
            <w:numPr>
              <w:numId w:val="10"/>
            </w:numPr>
            <w:shd w:val="clear" w:color="auto" w:fill="FFFFFF"/>
            <w:tabs>
              <w:tab w:val="num" w:pos="720"/>
            </w:tabs>
            <w:spacing w:after="0" w:line="240" w:lineRule="auto"/>
            <w:ind w:left="720" w:hanging="360"/>
            <w:textAlignment w:val="baseline"/>
          </w:pPr>
        </w:pPrChange>
      </w:pPr>
      <w:ins w:id="440" w:author="Microsoft account" w:date="2023-03-16T09:55:00Z">
        <w:r>
          <w:rPr>
            <w:rFonts w:ascii="Times New Roman" w:eastAsia="Times New Roman" w:hAnsi="Times New Roman" w:cs="Times New Roman"/>
            <w:sz w:val="24"/>
            <w:szCs w:val="24"/>
          </w:rPr>
          <w:t xml:space="preserve">Twitter messages posted by United Kingdom (UK) officials </w:t>
        </w:r>
        <w:r w:rsidR="005A47C8">
          <w:rPr>
            <w:rFonts w:ascii="Times New Roman" w:eastAsia="Times New Roman" w:hAnsi="Times New Roman" w:cs="Times New Roman"/>
            <w:sz w:val="24"/>
            <w:szCs w:val="24"/>
          </w:rPr>
          <w:t>during the heavy snow o</w:t>
        </w:r>
      </w:ins>
      <w:ins w:id="441" w:author="Microsoft account" w:date="2023-03-16T09:56:00Z">
        <w:r w:rsidR="005A47C8">
          <w:rPr>
            <w:rFonts w:ascii="Times New Roman" w:eastAsia="Times New Roman" w:hAnsi="Times New Roman" w:cs="Times New Roman"/>
            <w:sz w:val="24"/>
            <w:szCs w:val="24"/>
          </w:rPr>
          <w:t xml:space="preserve">f </w:t>
        </w:r>
      </w:ins>
      <w:ins w:id="442" w:author="Microsoft account" w:date="2023-03-16T09:55:00Z">
        <w:r w:rsidR="005A47C8">
          <w:rPr>
            <w:rFonts w:ascii="Times New Roman" w:eastAsia="Times New Roman" w:hAnsi="Times New Roman" w:cs="Times New Roman"/>
            <w:sz w:val="24"/>
            <w:szCs w:val="24"/>
          </w:rPr>
          <w:t xml:space="preserve">December </w:t>
        </w:r>
      </w:ins>
      <w:ins w:id="443" w:author="Microsoft account" w:date="2023-02-22T15:55:00Z">
        <w:r w:rsidR="00223301">
          <w:rPr>
            <w:rFonts w:ascii="Times New Roman" w:eastAsia="Times New Roman" w:hAnsi="Times New Roman" w:cs="Times New Roman"/>
            <w:sz w:val="24"/>
            <w:szCs w:val="24"/>
          </w:rPr>
          <w:t xml:space="preserve"> </w:t>
        </w:r>
      </w:ins>
      <w:ins w:id="444" w:author="Microsoft account" w:date="2023-03-16T09:56:00Z">
        <w:r w:rsidR="005A47C8">
          <w:rPr>
            <w:rFonts w:ascii="Times New Roman" w:eastAsia="Times New Roman" w:hAnsi="Times New Roman" w:cs="Times New Roman"/>
            <w:sz w:val="24"/>
            <w:szCs w:val="24"/>
          </w:rPr>
          <w:t>2010</w:t>
        </w:r>
      </w:ins>
      <w:ins w:id="445" w:author="Microsoft account" w:date="2023-03-16T10:04:00Z">
        <w:r w:rsidR="005A47C8">
          <w:rPr>
            <w:rFonts w:ascii="Times New Roman" w:eastAsia="Times New Roman" w:hAnsi="Times New Roman" w:cs="Times New Roman"/>
            <w:sz w:val="24"/>
            <w:szCs w:val="24"/>
          </w:rPr>
          <w:t xml:space="preserve"> and the riots of August 2011</w:t>
        </w:r>
      </w:ins>
      <w:ins w:id="446" w:author="Microsoft account" w:date="2023-03-16T10:05:00Z">
        <w:r w:rsidR="005A47C8">
          <w:rPr>
            <w:rFonts w:ascii="Times New Roman" w:eastAsia="Times New Roman" w:hAnsi="Times New Roman" w:cs="Times New Roman"/>
            <w:sz w:val="24"/>
            <w:szCs w:val="24"/>
          </w:rPr>
          <w:t xml:space="preserve"> were analyzed by </w:t>
        </w:r>
      </w:ins>
      <w:ins w:id="447" w:author="Microsoft account" w:date="2023-03-16T10:06:00Z">
        <w:r w:rsidR="005A47C8">
          <w:rPr>
            <w:rFonts w:ascii="Times New Roman" w:eastAsia="Times New Roman" w:hAnsi="Times New Roman" w:cs="Times New Roman"/>
            <w:sz w:val="24"/>
            <w:szCs w:val="24"/>
          </w:rPr>
          <w:t>Pana</w:t>
        </w:r>
      </w:ins>
      <w:ins w:id="448" w:author="Microsoft account" w:date="2023-03-16T10:07:00Z">
        <w:r w:rsidR="007F6D12">
          <w:rPr>
            <w:rFonts w:ascii="Times New Roman" w:eastAsia="Times New Roman" w:hAnsi="Times New Roman" w:cs="Times New Roman"/>
            <w:sz w:val="24"/>
            <w:szCs w:val="24"/>
          </w:rPr>
          <w:t xml:space="preserve">giotopoulus et al. (2016). The authors </w:t>
        </w:r>
      </w:ins>
      <w:ins w:id="449" w:author="Microsoft account" w:date="2023-03-16T10:08:00Z">
        <w:r w:rsidR="007F6D12">
          <w:rPr>
            <w:rFonts w:ascii="Times New Roman" w:eastAsia="Times New Roman" w:hAnsi="Times New Roman" w:cs="Times New Roman"/>
            <w:sz w:val="24"/>
            <w:szCs w:val="24"/>
          </w:rPr>
          <w:t xml:space="preserve">examined the </w:t>
        </w:r>
        <w:r w:rsidR="007F6D12" w:rsidRPr="007F6D12">
          <w:rPr>
            <w:rFonts w:ascii="Times New Roman" w:eastAsia="Times New Roman" w:hAnsi="Times New Roman" w:cs="Times New Roman"/>
            <w:sz w:val="24"/>
            <w:szCs w:val="24"/>
            <w:rPrChange w:id="450" w:author="Microsoft account" w:date="2023-03-16T10:08:00Z">
              <w:rPr/>
            </w:rPrChange>
          </w:rPr>
          <w:t>impact of Twitter as a tool for communicating risks to the public.</w:t>
        </w:r>
        <w:r w:rsidR="007F6D12">
          <w:rPr>
            <w:rFonts w:ascii="Times New Roman" w:eastAsia="Times New Roman" w:hAnsi="Times New Roman" w:cs="Times New Roman"/>
            <w:sz w:val="24"/>
            <w:szCs w:val="24"/>
          </w:rPr>
          <w:t xml:space="preserve"> </w:t>
        </w:r>
      </w:ins>
      <w:ins w:id="451" w:author="Microsoft account" w:date="2023-03-16T10:09:00Z">
        <w:r w:rsidR="007F6D12">
          <w:rPr>
            <w:rFonts w:ascii="Times New Roman" w:eastAsia="Times New Roman" w:hAnsi="Times New Roman" w:cs="Times New Roman"/>
            <w:sz w:val="24"/>
            <w:szCs w:val="24"/>
          </w:rPr>
          <w:t xml:space="preserve">They found both the informational and inferential components present in the </w:t>
        </w:r>
      </w:ins>
      <w:ins w:id="452" w:author="Microsoft account" w:date="2023-03-16T10:10:00Z">
        <w:r w:rsidR="007F6D12">
          <w:rPr>
            <w:rFonts w:ascii="Times New Roman" w:eastAsia="Times New Roman" w:hAnsi="Times New Roman" w:cs="Times New Roman"/>
            <w:sz w:val="24"/>
            <w:szCs w:val="24"/>
          </w:rPr>
          <w:t xml:space="preserve">Twitter messages. </w:t>
        </w:r>
      </w:ins>
      <w:ins w:id="453" w:author="Microsoft account" w:date="2023-03-16T10:17:00Z">
        <w:r w:rsidR="00F91C90">
          <w:rPr>
            <w:rFonts w:ascii="Times New Roman" w:eastAsia="Times New Roman" w:hAnsi="Times New Roman" w:cs="Times New Roman"/>
            <w:sz w:val="24"/>
            <w:szCs w:val="24"/>
          </w:rPr>
          <w:t>The authors claim that</w:t>
        </w:r>
      </w:ins>
      <w:ins w:id="454" w:author="Microsoft account" w:date="2023-03-16T10:15:00Z">
        <w:r w:rsidR="007F6D12">
          <w:rPr>
            <w:rFonts w:ascii="Times New Roman" w:eastAsia="Times New Roman" w:hAnsi="Times New Roman" w:cs="Times New Roman"/>
            <w:sz w:val="24"/>
            <w:szCs w:val="24"/>
          </w:rPr>
          <w:t xml:space="preserve"> </w:t>
        </w:r>
      </w:ins>
      <w:ins w:id="455" w:author="Microsoft account" w:date="2023-03-16T10:24:00Z">
        <w:r w:rsidR="00F91C90" w:rsidRPr="00F91C90">
          <w:rPr>
            <w:rFonts w:ascii="Times New Roman" w:eastAsia="Times New Roman" w:hAnsi="Times New Roman" w:cs="Times New Roman"/>
            <w:sz w:val="24"/>
            <w:szCs w:val="24"/>
            <w:rPrChange w:id="456" w:author="Microsoft account" w:date="2023-03-16T10:24:00Z">
              <w:rPr>
                <w:rFonts w:ascii="Open Sans" w:eastAsia="Times New Roman" w:hAnsi="Open Sans" w:cs="Times New Roman"/>
                <w:color w:val="252525"/>
                <w:sz w:val="21"/>
                <w:szCs w:val="21"/>
                <w:lang w:val="en" w:eastAsia="en-US"/>
              </w:rPr>
            </w:rPrChange>
          </w:rPr>
          <w:t xml:space="preserve">Twitter was used in </w:t>
        </w:r>
      </w:ins>
      <w:ins w:id="457" w:author="Microsoft account" w:date="2023-03-16T12:24:00Z">
        <w:r w:rsidR="00ED50E0">
          <w:rPr>
            <w:rFonts w:ascii="Times New Roman" w:eastAsia="Times New Roman" w:hAnsi="Times New Roman" w:cs="Times New Roman"/>
            <w:sz w:val="24"/>
            <w:szCs w:val="24"/>
          </w:rPr>
          <w:t>variou</w:t>
        </w:r>
      </w:ins>
      <w:ins w:id="458" w:author="Microsoft account" w:date="2023-03-17T12:02:00Z">
        <w:r w:rsidR="006A4F96">
          <w:rPr>
            <w:rFonts w:ascii="Times New Roman" w:eastAsia="Times New Roman" w:hAnsi="Times New Roman" w:cs="Times New Roman"/>
            <w:sz w:val="24"/>
            <w:szCs w:val="24"/>
          </w:rPr>
          <w:t>s</w:t>
        </w:r>
      </w:ins>
      <w:ins w:id="459" w:author="Microsoft account" w:date="2023-03-16T10:24:00Z">
        <w:r w:rsidR="00F91C90" w:rsidRPr="00F91C90">
          <w:rPr>
            <w:rFonts w:ascii="Times New Roman" w:eastAsia="Times New Roman" w:hAnsi="Times New Roman" w:cs="Times New Roman"/>
            <w:sz w:val="24"/>
            <w:szCs w:val="24"/>
            <w:rPrChange w:id="460" w:author="Microsoft account" w:date="2023-03-16T10:24:00Z">
              <w:rPr>
                <w:rFonts w:ascii="Open Sans" w:eastAsia="Times New Roman" w:hAnsi="Open Sans" w:cs="Times New Roman"/>
                <w:color w:val="252525"/>
                <w:sz w:val="21"/>
                <w:szCs w:val="21"/>
                <w:lang w:val="en" w:eastAsia="en-US"/>
              </w:rPr>
            </w:rPrChange>
          </w:rPr>
          <w:t xml:space="preserve"> ways to communicate and manage associated risks, including messages that offered official updates, prompted protective behaviour, raised awareness, and directed people's attention to preventative measures</w:t>
        </w:r>
      </w:ins>
      <w:ins w:id="461" w:author="Microsoft account" w:date="2023-03-16T10:25:00Z">
        <w:r w:rsidR="00916A53">
          <w:rPr>
            <w:rFonts w:ascii="Times New Roman" w:eastAsia="Times New Roman" w:hAnsi="Times New Roman" w:cs="Times New Roman"/>
            <w:sz w:val="24"/>
            <w:szCs w:val="24"/>
          </w:rPr>
          <w:t xml:space="preserve"> [3</w:t>
        </w:r>
      </w:ins>
      <w:ins w:id="462" w:author="Microsoft account" w:date="2023-03-16T15:46:00Z">
        <w:r w:rsidR="00E27411">
          <w:rPr>
            <w:rFonts w:ascii="Times New Roman" w:eastAsia="Times New Roman" w:hAnsi="Times New Roman" w:cs="Times New Roman"/>
            <w:sz w:val="24"/>
            <w:szCs w:val="24"/>
          </w:rPr>
          <w:t>6</w:t>
        </w:r>
      </w:ins>
      <w:ins w:id="463" w:author="Microsoft account" w:date="2023-03-16T10:25:00Z">
        <w:r w:rsidR="00F91C90">
          <w:rPr>
            <w:rFonts w:ascii="Times New Roman" w:eastAsia="Times New Roman" w:hAnsi="Times New Roman" w:cs="Times New Roman"/>
            <w:sz w:val="24"/>
            <w:szCs w:val="24"/>
          </w:rPr>
          <w:t>]</w:t>
        </w:r>
      </w:ins>
      <w:ins w:id="464" w:author="Microsoft account" w:date="2023-03-16T10:24:00Z">
        <w:r w:rsidR="00F91C90" w:rsidRPr="00F91C90">
          <w:rPr>
            <w:rFonts w:ascii="Times New Roman" w:eastAsia="Times New Roman" w:hAnsi="Times New Roman" w:cs="Times New Roman"/>
            <w:sz w:val="24"/>
            <w:szCs w:val="24"/>
            <w:rPrChange w:id="465" w:author="Microsoft account" w:date="2023-03-16T10:24:00Z">
              <w:rPr>
                <w:rFonts w:ascii="Open Sans" w:eastAsia="Times New Roman" w:hAnsi="Open Sans" w:cs="Times New Roman"/>
                <w:color w:val="252525"/>
                <w:sz w:val="21"/>
                <w:szCs w:val="21"/>
                <w:lang w:val="en" w:eastAsia="en-US"/>
              </w:rPr>
            </w:rPrChange>
          </w:rPr>
          <w:t>.</w:t>
        </w:r>
      </w:ins>
      <w:ins w:id="466" w:author="Microsoft account" w:date="2023-03-16T10:16:00Z">
        <w:r w:rsidR="007F6D12">
          <w:rPr>
            <w:rFonts w:ascii="Times New Roman" w:eastAsia="Times New Roman" w:hAnsi="Times New Roman" w:cs="Times New Roman"/>
            <w:sz w:val="24"/>
            <w:szCs w:val="24"/>
          </w:rPr>
          <w:t xml:space="preserve"> </w:t>
        </w:r>
      </w:ins>
    </w:p>
    <w:p w14:paraId="3FD23C87" w14:textId="6C81CB1C" w:rsidR="00485AF1" w:rsidRDefault="00485AF1" w:rsidP="00485AF1">
      <w:pPr>
        <w:spacing w:line="360" w:lineRule="auto"/>
        <w:jc w:val="both"/>
        <w:rPr>
          <w:ins w:id="467" w:author="Microsoft account" w:date="2023-03-16T09:53:00Z"/>
          <w:rFonts w:ascii="Times New Roman" w:eastAsia="Times New Roman" w:hAnsi="Times New Roman" w:cs="Times New Roman"/>
          <w:sz w:val="24"/>
          <w:szCs w:val="24"/>
        </w:rPr>
      </w:pPr>
      <w:ins w:id="468" w:author="Microsoft account" w:date="2023-02-22T13:02:00Z">
        <w:r>
          <w:rPr>
            <w:rFonts w:ascii="Times New Roman" w:eastAsia="Times New Roman" w:hAnsi="Times New Roman" w:cs="Times New Roman"/>
            <w:sz w:val="24"/>
            <w:szCs w:val="24"/>
          </w:rPr>
          <w:t>Xiao et al</w:t>
        </w:r>
      </w:ins>
      <w:ins w:id="469" w:author="Microsoft account" w:date="2023-02-22T14:55:00Z">
        <w:r w:rsidR="00223301">
          <w:rPr>
            <w:rFonts w:ascii="Times New Roman" w:eastAsia="Times New Roman" w:hAnsi="Times New Roman" w:cs="Times New Roman"/>
            <w:sz w:val="24"/>
            <w:szCs w:val="24"/>
          </w:rPr>
          <w:t>.</w:t>
        </w:r>
      </w:ins>
      <w:ins w:id="470" w:author="Microsoft account" w:date="2023-02-22T13:02:00Z">
        <w:r w:rsidR="00223301">
          <w:rPr>
            <w:rFonts w:ascii="Times New Roman" w:eastAsia="Times New Roman" w:hAnsi="Times New Roman" w:cs="Times New Roman"/>
            <w:sz w:val="24"/>
            <w:szCs w:val="24"/>
          </w:rPr>
          <w:t xml:space="preserve"> (2015)</w:t>
        </w:r>
      </w:ins>
      <w:ins w:id="471" w:author="Microsoft account" w:date="2023-02-22T15:18:00Z">
        <w:r w:rsidR="00223301">
          <w:rPr>
            <w:rFonts w:ascii="Times New Roman" w:eastAsia="Times New Roman" w:hAnsi="Times New Roman" w:cs="Times New Roman"/>
            <w:sz w:val="24"/>
            <w:szCs w:val="24"/>
          </w:rPr>
          <w:t xml:space="preserve"> </w:t>
        </w:r>
      </w:ins>
      <w:ins w:id="472" w:author="Microsoft account" w:date="2023-02-22T15:21:00Z">
        <w:r w:rsidR="00223301">
          <w:rPr>
            <w:rFonts w:ascii="Times New Roman" w:eastAsia="Times New Roman" w:hAnsi="Times New Roman" w:cs="Times New Roman"/>
            <w:sz w:val="24"/>
            <w:szCs w:val="24"/>
          </w:rPr>
          <w:t xml:space="preserve">developed a model </w:t>
        </w:r>
      </w:ins>
      <w:ins w:id="473" w:author="Microsoft account" w:date="2023-02-22T15:23:00Z">
        <w:r w:rsidR="00223301" w:rsidRPr="00223301">
          <w:rPr>
            <w:rFonts w:ascii="Times New Roman" w:eastAsia="Times New Roman" w:hAnsi="Times New Roman" w:cs="Times New Roman"/>
            <w:sz w:val="24"/>
            <w:szCs w:val="24"/>
          </w:rPr>
          <w:t>to account for the number of tweets based on mass, material, access, and motivation</w:t>
        </w:r>
        <w:r w:rsidR="00223301">
          <w:rPr>
            <w:rFonts w:ascii="Times New Roman" w:eastAsia="Times New Roman" w:hAnsi="Times New Roman" w:cs="Times New Roman"/>
            <w:sz w:val="24"/>
            <w:szCs w:val="24"/>
          </w:rPr>
          <w:t xml:space="preserve"> (MMAM)</w:t>
        </w:r>
      </w:ins>
      <w:ins w:id="474" w:author="Microsoft account" w:date="2023-02-22T15:22:00Z">
        <w:r w:rsidR="00223301" w:rsidRPr="00223301">
          <w:rPr>
            <w:rFonts w:ascii="Times New Roman" w:eastAsia="Times New Roman" w:hAnsi="Times New Roman" w:cs="Times New Roman"/>
            <w:sz w:val="24"/>
            <w:szCs w:val="24"/>
          </w:rPr>
          <w:t>.</w:t>
        </w:r>
      </w:ins>
      <w:ins w:id="475" w:author="Microsoft account" w:date="2023-02-22T15:18:00Z">
        <w:r w:rsidR="00223301">
          <w:rPr>
            <w:rFonts w:ascii="Times New Roman" w:eastAsia="Times New Roman" w:hAnsi="Times New Roman" w:cs="Times New Roman"/>
            <w:sz w:val="24"/>
            <w:szCs w:val="24"/>
          </w:rPr>
          <w:t xml:space="preserve"> </w:t>
        </w:r>
      </w:ins>
      <w:ins w:id="476" w:author="Microsoft account" w:date="2023-02-22T15:23:00Z">
        <w:r w:rsidR="00223301">
          <w:rPr>
            <w:rFonts w:ascii="Times New Roman" w:eastAsia="Times New Roman" w:hAnsi="Times New Roman" w:cs="Times New Roman"/>
            <w:sz w:val="24"/>
            <w:szCs w:val="24"/>
          </w:rPr>
          <w:t>A</w:t>
        </w:r>
      </w:ins>
      <w:ins w:id="477" w:author="Microsoft account" w:date="2023-02-22T15:18:00Z">
        <w:r w:rsidR="00223301">
          <w:rPr>
            <w:rFonts w:ascii="Times New Roman" w:eastAsia="Times New Roman" w:hAnsi="Times New Roman" w:cs="Times New Roman"/>
            <w:sz w:val="24"/>
            <w:szCs w:val="24"/>
          </w:rPr>
          <w:t>n empirical analysis o</w:t>
        </w:r>
      </w:ins>
      <w:ins w:id="478" w:author="Microsoft account" w:date="2023-02-22T15:20:00Z">
        <w:r w:rsidR="00223301">
          <w:rPr>
            <w:rFonts w:ascii="Times New Roman" w:eastAsia="Times New Roman" w:hAnsi="Times New Roman" w:cs="Times New Roman"/>
            <w:sz w:val="24"/>
            <w:szCs w:val="24"/>
          </w:rPr>
          <w:t>f</w:t>
        </w:r>
      </w:ins>
      <w:ins w:id="479" w:author="Microsoft account" w:date="2023-02-22T15:18:00Z">
        <w:r w:rsidR="00223301">
          <w:rPr>
            <w:rFonts w:ascii="Times New Roman" w:eastAsia="Times New Roman" w:hAnsi="Times New Roman" w:cs="Times New Roman"/>
            <w:sz w:val="24"/>
            <w:szCs w:val="24"/>
          </w:rPr>
          <w:t xml:space="preserve"> the </w:t>
        </w:r>
      </w:ins>
      <w:ins w:id="480" w:author="Microsoft account" w:date="2023-02-22T15:19:00Z">
        <w:r w:rsidR="00223301">
          <w:rPr>
            <w:rFonts w:ascii="Times New Roman" w:eastAsia="Times New Roman" w:hAnsi="Times New Roman" w:cs="Times New Roman"/>
            <w:sz w:val="24"/>
            <w:szCs w:val="24"/>
          </w:rPr>
          <w:t xml:space="preserve">tweets about Hurricane </w:t>
        </w:r>
      </w:ins>
      <w:ins w:id="481" w:author="Microsoft account" w:date="2023-02-22T15:20:00Z">
        <w:r w:rsidR="00223301">
          <w:rPr>
            <w:rFonts w:ascii="Times New Roman" w:eastAsia="Times New Roman" w:hAnsi="Times New Roman" w:cs="Times New Roman"/>
            <w:sz w:val="24"/>
            <w:szCs w:val="24"/>
          </w:rPr>
          <w:t xml:space="preserve">Sandy in </w:t>
        </w:r>
        <w:r w:rsidR="00223301">
          <w:rPr>
            <w:rFonts w:ascii="Times New Roman" w:eastAsia="Times New Roman" w:hAnsi="Times New Roman" w:cs="Times New Roman"/>
            <w:sz w:val="24"/>
            <w:szCs w:val="24"/>
          </w:rPr>
          <w:lastRenderedPageBreak/>
          <w:t xml:space="preserve">New York </w:t>
        </w:r>
      </w:ins>
      <w:ins w:id="482" w:author="Microsoft account" w:date="2023-02-22T15:24:00Z">
        <w:r w:rsidR="00223301">
          <w:rPr>
            <w:rFonts w:ascii="Times New Roman" w:eastAsia="Times New Roman" w:hAnsi="Times New Roman" w:cs="Times New Roman"/>
            <w:sz w:val="24"/>
            <w:szCs w:val="24"/>
          </w:rPr>
          <w:t>C</w:t>
        </w:r>
      </w:ins>
      <w:ins w:id="483" w:author="Microsoft account" w:date="2023-02-22T15:20:00Z">
        <w:r w:rsidR="00223301">
          <w:rPr>
            <w:rFonts w:ascii="Times New Roman" w:eastAsia="Times New Roman" w:hAnsi="Times New Roman" w:cs="Times New Roman"/>
            <w:sz w:val="24"/>
            <w:szCs w:val="24"/>
          </w:rPr>
          <w:t>ity</w:t>
        </w:r>
      </w:ins>
      <w:ins w:id="484" w:author="Microsoft account" w:date="2023-02-22T15:24:00Z">
        <w:r w:rsidR="00223301">
          <w:rPr>
            <w:rFonts w:ascii="Times New Roman" w:eastAsia="Times New Roman" w:hAnsi="Times New Roman" w:cs="Times New Roman"/>
            <w:sz w:val="24"/>
            <w:szCs w:val="24"/>
          </w:rPr>
          <w:t xml:space="preserve"> was performed, which affirmed the model</w:t>
        </w:r>
      </w:ins>
      <w:ins w:id="485" w:author="Microsoft account" w:date="2023-02-22T15:20:00Z">
        <w:r w:rsidR="00223301">
          <w:rPr>
            <w:rFonts w:ascii="Times New Roman" w:eastAsia="Times New Roman" w:hAnsi="Times New Roman" w:cs="Times New Roman"/>
            <w:sz w:val="24"/>
            <w:szCs w:val="24"/>
          </w:rPr>
          <w:t xml:space="preserve">. </w:t>
        </w:r>
      </w:ins>
      <w:ins w:id="486" w:author="Microsoft account" w:date="2023-02-22T15:24:00Z">
        <w:r w:rsidR="00223301">
          <w:rPr>
            <w:rFonts w:ascii="Times New Roman" w:eastAsia="Times New Roman" w:hAnsi="Times New Roman" w:cs="Times New Roman"/>
            <w:sz w:val="24"/>
            <w:szCs w:val="24"/>
          </w:rPr>
          <w:t xml:space="preserve">According to them, </w:t>
        </w:r>
      </w:ins>
      <w:ins w:id="487" w:author="Microsoft account" w:date="2023-02-22T13:03:00Z">
        <w:r>
          <w:rPr>
            <w:rFonts w:ascii="Times New Roman" w:eastAsia="Times New Roman" w:hAnsi="Times New Roman" w:cs="Times New Roman"/>
            <w:sz w:val="24"/>
            <w:szCs w:val="24"/>
          </w:rPr>
          <w:t>i</w:t>
        </w:r>
        <w:r w:rsidRPr="00485AF1">
          <w:rPr>
            <w:rFonts w:ascii="Times New Roman" w:eastAsia="Times New Roman" w:hAnsi="Times New Roman" w:cs="Times New Roman"/>
            <w:sz w:val="24"/>
            <w:szCs w:val="24"/>
          </w:rPr>
          <w:t xml:space="preserve">ndividuals can gather first-hand information </w:t>
        </w:r>
        <w:r>
          <w:rPr>
            <w:rFonts w:ascii="Times New Roman" w:eastAsia="Times New Roman" w:hAnsi="Times New Roman" w:cs="Times New Roman"/>
            <w:sz w:val="24"/>
            <w:szCs w:val="24"/>
          </w:rPr>
          <w:t>ab</w:t>
        </w:r>
      </w:ins>
      <w:ins w:id="488" w:author="Microsoft account" w:date="2023-02-22T13:04:00Z">
        <w:r>
          <w:rPr>
            <w:rFonts w:ascii="Times New Roman" w:eastAsia="Times New Roman" w:hAnsi="Times New Roman" w:cs="Times New Roman"/>
            <w:sz w:val="24"/>
            <w:szCs w:val="24"/>
          </w:rPr>
          <w:t xml:space="preserve">out a disaster </w:t>
        </w:r>
      </w:ins>
      <w:ins w:id="489" w:author="Microsoft account" w:date="2023-02-22T13:03:00Z">
        <w:r w:rsidRPr="00485AF1">
          <w:rPr>
            <w:rFonts w:ascii="Times New Roman" w:eastAsia="Times New Roman" w:hAnsi="Times New Roman" w:cs="Times New Roman"/>
            <w:sz w:val="24"/>
            <w:szCs w:val="24"/>
          </w:rPr>
          <w:t>and disseminate it through social media in real</w:t>
        </w:r>
      </w:ins>
      <w:ins w:id="490" w:author="Microsoft account" w:date="2023-03-17T12:03:00Z">
        <w:r w:rsidR="006A4F96">
          <w:rPr>
            <w:rFonts w:ascii="Times New Roman" w:eastAsia="Times New Roman" w:hAnsi="Times New Roman" w:cs="Times New Roman"/>
            <w:sz w:val="24"/>
            <w:szCs w:val="24"/>
          </w:rPr>
          <w:t>-</w:t>
        </w:r>
      </w:ins>
      <w:ins w:id="491" w:author="Microsoft account" w:date="2023-02-22T13:03:00Z">
        <w:r w:rsidRPr="00485AF1">
          <w:rPr>
            <w:rFonts w:ascii="Times New Roman" w:eastAsia="Times New Roman" w:hAnsi="Times New Roman" w:cs="Times New Roman"/>
            <w:sz w:val="24"/>
            <w:szCs w:val="24"/>
          </w:rPr>
          <w:t>time rather than waiting for professional news reporters to arrive on the scene to report the situation.</w:t>
        </w:r>
      </w:ins>
      <w:ins w:id="492" w:author="Microsoft account" w:date="2023-02-22T13:05:00Z">
        <w:r>
          <w:rPr>
            <w:rFonts w:ascii="Times New Roman" w:eastAsia="Times New Roman" w:hAnsi="Times New Roman" w:cs="Times New Roman"/>
            <w:sz w:val="24"/>
            <w:szCs w:val="24"/>
          </w:rPr>
          <w:t xml:space="preserve"> </w:t>
        </w:r>
      </w:ins>
      <w:ins w:id="493" w:author="Microsoft account" w:date="2023-02-22T14:51:00Z">
        <w:r w:rsidR="00223301">
          <w:rPr>
            <w:rFonts w:ascii="Times New Roman" w:eastAsia="Times New Roman" w:hAnsi="Times New Roman" w:cs="Times New Roman"/>
            <w:sz w:val="24"/>
            <w:szCs w:val="24"/>
          </w:rPr>
          <w:t xml:space="preserve">But </w:t>
        </w:r>
      </w:ins>
      <w:ins w:id="494" w:author="Microsoft account" w:date="2023-02-22T13:12:00Z">
        <w:r w:rsidR="00223301">
          <w:rPr>
            <w:rFonts w:ascii="Times New Roman" w:eastAsia="Times New Roman" w:hAnsi="Times New Roman" w:cs="Times New Roman"/>
            <w:sz w:val="24"/>
            <w:szCs w:val="24"/>
          </w:rPr>
          <w:t xml:space="preserve">the </w:t>
        </w:r>
      </w:ins>
      <w:ins w:id="495" w:author="Microsoft account" w:date="2023-02-22T14:56:00Z">
        <w:r w:rsidR="00223301">
          <w:rPr>
            <w:rFonts w:ascii="Times New Roman" w:eastAsia="Times New Roman" w:hAnsi="Times New Roman" w:cs="Times New Roman"/>
            <w:sz w:val="24"/>
            <w:szCs w:val="24"/>
          </w:rPr>
          <w:t>resea</w:t>
        </w:r>
      </w:ins>
      <w:ins w:id="496" w:author="Microsoft account" w:date="2023-02-22T14:57:00Z">
        <w:r w:rsidR="00223301">
          <w:rPr>
            <w:rFonts w:ascii="Times New Roman" w:eastAsia="Times New Roman" w:hAnsi="Times New Roman" w:cs="Times New Roman"/>
            <w:sz w:val="24"/>
            <w:szCs w:val="24"/>
          </w:rPr>
          <w:t>r</w:t>
        </w:r>
      </w:ins>
      <w:ins w:id="497" w:author="Microsoft account" w:date="2023-02-22T14:56:00Z">
        <w:r w:rsidR="00223301">
          <w:rPr>
            <w:rFonts w:ascii="Times New Roman" w:eastAsia="Times New Roman" w:hAnsi="Times New Roman" w:cs="Times New Roman"/>
            <w:sz w:val="24"/>
            <w:szCs w:val="24"/>
          </w:rPr>
          <w:t xml:space="preserve">chers </w:t>
        </w:r>
      </w:ins>
      <w:ins w:id="498" w:author="Microsoft account" w:date="2023-02-22T14:57:00Z">
        <w:r w:rsidR="00223301">
          <w:rPr>
            <w:rFonts w:ascii="Times New Roman" w:eastAsia="Times New Roman" w:hAnsi="Times New Roman" w:cs="Times New Roman"/>
            <w:sz w:val="24"/>
            <w:szCs w:val="24"/>
          </w:rPr>
          <w:t>may</w:t>
        </w:r>
      </w:ins>
      <w:ins w:id="499" w:author="Microsoft account" w:date="2023-02-22T14:56:00Z">
        <w:r w:rsidR="00223301">
          <w:rPr>
            <w:rFonts w:ascii="Times New Roman" w:eastAsia="Times New Roman" w:hAnsi="Times New Roman" w:cs="Times New Roman"/>
            <w:sz w:val="24"/>
            <w:szCs w:val="24"/>
          </w:rPr>
          <w:t xml:space="preserve"> not </w:t>
        </w:r>
      </w:ins>
      <w:ins w:id="500" w:author="Microsoft account" w:date="2023-02-22T14:58:00Z">
        <w:r w:rsidR="00223301">
          <w:rPr>
            <w:rFonts w:ascii="Times New Roman" w:eastAsia="Times New Roman" w:hAnsi="Times New Roman" w:cs="Times New Roman"/>
            <w:sz w:val="24"/>
            <w:szCs w:val="24"/>
          </w:rPr>
          <w:t>accurately reveal a situation's true picture</w:t>
        </w:r>
      </w:ins>
      <w:ins w:id="501" w:author="Microsoft account" w:date="2023-02-22T14:53:00Z">
        <w:r w:rsidR="00223301">
          <w:rPr>
            <w:rFonts w:ascii="Times New Roman" w:eastAsia="Times New Roman" w:hAnsi="Times New Roman" w:cs="Times New Roman"/>
            <w:sz w:val="24"/>
            <w:szCs w:val="24"/>
          </w:rPr>
          <w:t xml:space="preserve"> </w:t>
        </w:r>
      </w:ins>
      <w:ins w:id="502" w:author="Microsoft account" w:date="2023-02-22T14:54:00Z">
        <w:r w:rsidR="00223301" w:rsidRPr="00223301">
          <w:rPr>
            <w:rFonts w:ascii="Times New Roman" w:eastAsia="Times New Roman" w:hAnsi="Times New Roman" w:cs="Times New Roman"/>
            <w:sz w:val="24"/>
            <w:szCs w:val="24"/>
          </w:rPr>
          <w:t>because of disparate access to social media and heterog</w:t>
        </w:r>
        <w:r w:rsidR="00223301">
          <w:rPr>
            <w:rFonts w:ascii="Times New Roman" w:eastAsia="Times New Roman" w:hAnsi="Times New Roman" w:cs="Times New Roman"/>
            <w:sz w:val="24"/>
            <w:szCs w:val="24"/>
          </w:rPr>
          <w:t>eneous motivations for using it</w:t>
        </w:r>
      </w:ins>
      <w:ins w:id="503" w:author="Microsoft account" w:date="2023-03-16T09:53:00Z">
        <w:r w:rsidR="00CD5499">
          <w:rPr>
            <w:rFonts w:ascii="Times New Roman" w:eastAsia="Times New Roman" w:hAnsi="Times New Roman" w:cs="Times New Roman"/>
            <w:sz w:val="24"/>
            <w:szCs w:val="24"/>
          </w:rPr>
          <w:t xml:space="preserve"> [2</w:t>
        </w:r>
      </w:ins>
      <w:ins w:id="504" w:author="Microsoft account" w:date="2023-03-16T15:47:00Z">
        <w:r w:rsidR="00E27411">
          <w:rPr>
            <w:rFonts w:ascii="Times New Roman" w:eastAsia="Times New Roman" w:hAnsi="Times New Roman" w:cs="Times New Roman"/>
            <w:sz w:val="24"/>
            <w:szCs w:val="24"/>
          </w:rPr>
          <w:t>2</w:t>
        </w:r>
      </w:ins>
      <w:ins w:id="505" w:author="Microsoft account" w:date="2023-03-16T09:53:00Z">
        <w:r w:rsidR="0068553B">
          <w:rPr>
            <w:rFonts w:ascii="Times New Roman" w:eastAsia="Times New Roman" w:hAnsi="Times New Roman" w:cs="Times New Roman"/>
            <w:sz w:val="24"/>
            <w:szCs w:val="24"/>
          </w:rPr>
          <w:t>]</w:t>
        </w:r>
      </w:ins>
      <w:ins w:id="506" w:author="Microsoft account" w:date="2023-02-22T13:10:00Z">
        <w:r w:rsidRPr="00485AF1">
          <w:rPr>
            <w:rFonts w:ascii="Times New Roman" w:eastAsia="Times New Roman" w:hAnsi="Times New Roman" w:cs="Times New Roman"/>
            <w:sz w:val="24"/>
            <w:szCs w:val="24"/>
          </w:rPr>
          <w:t>.</w:t>
        </w:r>
      </w:ins>
    </w:p>
    <w:p w14:paraId="163DE8BB" w14:textId="54BD858D" w:rsidR="00D809A3" w:rsidRPr="006A4F96" w:rsidDel="00916A53" w:rsidRDefault="006C65A5">
      <w:pPr>
        <w:spacing w:line="360" w:lineRule="auto"/>
        <w:jc w:val="both"/>
        <w:rPr>
          <w:ins w:id="507" w:author="Ruggiero Lovreglio" w:date="2023-02-04T20:24:00Z"/>
          <w:del w:id="508" w:author="Microsoft account" w:date="2023-03-16T13:18:00Z"/>
          <w:rFonts w:ascii="Times New Roman" w:eastAsia="Times New Roman" w:hAnsi="Times New Roman" w:cs="Times New Roman"/>
          <w:b/>
          <w:sz w:val="24"/>
          <w:szCs w:val="24"/>
          <w:rPrChange w:id="509" w:author="Microsoft account" w:date="2023-03-17T12:16:00Z">
            <w:rPr>
              <w:ins w:id="510" w:author="Ruggiero Lovreglio" w:date="2023-02-04T20:24:00Z"/>
              <w:del w:id="511" w:author="Microsoft account" w:date="2023-03-16T13:18:00Z"/>
              <w:rFonts w:ascii="Times New Roman" w:eastAsia="Times New Roman" w:hAnsi="Times New Roman" w:cs="Times New Roman"/>
              <w:sz w:val="24"/>
              <w:szCs w:val="24"/>
            </w:rPr>
          </w:rPrChange>
        </w:rPr>
      </w:pPr>
      <w:del w:id="512" w:author="Microsoft account" w:date="2023-03-16T13:18:00Z">
        <w:r w:rsidRPr="006A4F96" w:rsidDel="00916A53">
          <w:rPr>
            <w:rFonts w:ascii="Times New Roman" w:eastAsia="Times New Roman" w:hAnsi="Times New Roman" w:cs="Times New Roman"/>
            <w:b/>
            <w:sz w:val="24"/>
            <w:szCs w:val="24"/>
            <w:rPrChange w:id="513" w:author="Microsoft account" w:date="2023-03-17T12:16:00Z">
              <w:rPr>
                <w:rFonts w:ascii="Times New Roman" w:eastAsia="Times New Roman" w:hAnsi="Times New Roman" w:cs="Times New Roman"/>
                <w:sz w:val="24"/>
                <w:szCs w:val="24"/>
              </w:rPr>
            </w:rPrChange>
          </w:rPr>
          <w:delText xml:space="preserve">Infrastructures </w:delText>
        </w:r>
        <w:commentRangeStart w:id="514"/>
        <w:r w:rsidRPr="006A4F96" w:rsidDel="00916A53">
          <w:rPr>
            <w:rFonts w:ascii="Times New Roman" w:eastAsia="Times New Roman" w:hAnsi="Times New Roman" w:cs="Times New Roman"/>
            <w:b/>
            <w:sz w:val="24"/>
            <w:szCs w:val="24"/>
            <w:rPrChange w:id="515" w:author="Microsoft account" w:date="2023-03-17T12:16:00Z">
              <w:rPr>
                <w:rFonts w:ascii="Times New Roman" w:eastAsia="Times New Roman" w:hAnsi="Times New Roman" w:cs="Times New Roman"/>
                <w:sz w:val="24"/>
                <w:szCs w:val="24"/>
              </w:rPr>
            </w:rPrChange>
          </w:rPr>
          <w:delText xml:space="preserve">epitomize </w:delText>
        </w:r>
        <w:commentRangeEnd w:id="514"/>
        <w:r w:rsidR="00D809A3" w:rsidRPr="006A4F96" w:rsidDel="00916A53">
          <w:rPr>
            <w:rFonts w:ascii="Times New Roman" w:eastAsia="Times New Roman" w:hAnsi="Times New Roman" w:cs="Times New Roman"/>
            <w:b/>
            <w:sz w:val="24"/>
            <w:szCs w:val="24"/>
            <w:rPrChange w:id="516" w:author="Microsoft account" w:date="2023-03-17T12:16:00Z">
              <w:rPr>
                <w:rStyle w:val="CommentReference"/>
              </w:rPr>
            </w:rPrChange>
          </w:rPr>
          <w:commentReference w:id="514"/>
        </w:r>
        <w:r w:rsidRPr="006A4F96" w:rsidDel="00916A53">
          <w:rPr>
            <w:rFonts w:ascii="Times New Roman" w:eastAsia="Times New Roman" w:hAnsi="Times New Roman" w:cs="Times New Roman"/>
            <w:b/>
            <w:sz w:val="24"/>
            <w:szCs w:val="24"/>
            <w:rPrChange w:id="517" w:author="Microsoft account" w:date="2023-03-17T12:16:00Z">
              <w:rPr>
                <w:rFonts w:ascii="Times New Roman" w:eastAsia="Times New Roman" w:hAnsi="Times New Roman" w:cs="Times New Roman"/>
                <w:sz w:val="24"/>
                <w:szCs w:val="24"/>
              </w:rPr>
            </w:rPrChange>
          </w:rPr>
          <w:delText xml:space="preserve">the economic status of a country; hence developing countries pitch in huge capital in construction to fulfill their unique goals [1]. Infrastructure is directly proportional to the community, also clearly binds with the community it serves [20].  Disaster event is natural that cannot be timidly considered, where in people, ought to be equipped to accept such occurrence. Resilience, peculiarly the idea of community resilience, enforces the way in which communities meet, increasing entanglement in global dynamics,  to manage, and control complex socio-ecological systems, while also growing their essential ability to adapt, and recover  is the complete task for many countries [21], [22], [7]. Disaster management compiles both pre and post-impact crisis control activities. Emergency decision making (EDM) during crisis contributes a significant role in improving the potentiality to respond, since there is a high demand for the basic amenities at the affected places in a specified time frame [23], [24], [25], [26], [27]. </w:delText>
        </w:r>
      </w:del>
    </w:p>
    <w:p w14:paraId="63EDEBE1" w14:textId="6A4478E3" w:rsidR="00475B8D" w:rsidRPr="006A4F96" w:rsidDel="00916A53" w:rsidRDefault="006C65A5">
      <w:pPr>
        <w:pStyle w:val="ListParagraph"/>
        <w:numPr>
          <w:ilvl w:val="0"/>
          <w:numId w:val="3"/>
        </w:numPr>
        <w:rPr>
          <w:del w:id="518" w:author="Microsoft account" w:date="2023-03-16T13:18:00Z"/>
          <w:rFonts w:ascii="Times New Roman" w:eastAsia="Times New Roman" w:hAnsi="Times New Roman" w:cs="Times New Roman"/>
          <w:b/>
          <w:sz w:val="24"/>
          <w:szCs w:val="24"/>
          <w:rPrChange w:id="519" w:author="Microsoft account" w:date="2023-03-17T12:16:00Z">
            <w:rPr>
              <w:del w:id="520" w:author="Microsoft account" w:date="2023-03-16T13:18:00Z"/>
            </w:rPr>
          </w:rPrChange>
        </w:rPr>
        <w:pPrChange w:id="521" w:author="Microsoft account" w:date="2023-03-17T12:15:00Z">
          <w:pPr>
            <w:spacing w:line="360" w:lineRule="auto"/>
            <w:jc w:val="both"/>
          </w:pPr>
        </w:pPrChange>
      </w:pPr>
      <w:del w:id="522" w:author="Microsoft account" w:date="2023-03-16T13:18:00Z">
        <w:r w:rsidRPr="006A4F96" w:rsidDel="00916A53">
          <w:rPr>
            <w:rFonts w:ascii="Times New Roman" w:eastAsia="Times New Roman" w:hAnsi="Times New Roman" w:cs="Times New Roman"/>
            <w:b/>
            <w:sz w:val="24"/>
            <w:szCs w:val="24"/>
            <w:rPrChange w:id="523" w:author="Microsoft account" w:date="2023-03-17T12:16:00Z">
              <w:rPr/>
            </w:rPrChange>
          </w:rPr>
          <w:delText xml:space="preserve">People use social networks to disclose real-life incidents that occur around them, or to communicate their thoughts on the subject, through a public post, ignoring the physical distance [28], [29]. During such event, there has been growing consent among people to use social media for situational awareness and help [30], [31], and [32]. Extrication of dynamic data is made possible through social networking sites [20], [33]. Twitter, a popular micro blogging site offers location-based services to spot the geographical location of social content. A tweet is a status, with information tagged with a user, time, location, among other data. Given 500 million tweets spawn every day, interpreting the world etiquettes through location based tweets is now attainable [14], [34], [24]. Multimedia has the capacity to handle heavy traffic, can stay online and serve as a reliable medium of transfer [34]. Mining credible information during a disaster from social media is arduous. Generally, data mining is used to acknowledge influential trends, sentiments, to predict demand and effectively ship pertinent messages [18], [35]. Decision-making is a procedure of choosing the optimal scheme among substitutes to achieve the objective of organizations, and the EMD process can be segregated into six steps: problem definition, goal setting, project design, project selection, organization </w:delText>
        </w:r>
        <w:r w:rsidRPr="006A4F96" w:rsidDel="00916A53">
          <w:rPr>
            <w:rFonts w:ascii="Times New Roman" w:eastAsia="Times New Roman" w:hAnsi="Times New Roman" w:cs="Times New Roman"/>
            <w:b/>
            <w:sz w:val="24"/>
            <w:szCs w:val="24"/>
            <w:rPrChange w:id="524" w:author="Microsoft account" w:date="2023-03-17T12:16:00Z">
              <w:rPr/>
            </w:rPrChange>
          </w:rPr>
          <w:lastRenderedPageBreak/>
          <w:delText>implementation and feedback modification [26].This can be attributed to the influential effect, social media commands over recent times. The social network analysis can be used to identify important groups and individuals affected by floods through overall centrality and intra cluster distance [30].Further, machine learning algorithms can be applied on collected tweets to examine the depth of the disaster and prove that the quantum of Twitter posts correlate with the peaks during the disaster and the vital point of concern in all these messages are dependent on location [32].This obtained information will be very helpful for disaster rescue teams to identify the areas which are in dire need. Hence “nuggets” of information can be extracted from social media during disaster [36]. Existing studies focus on pulling out information relating to disasters from socially-generated data during natural disasters, from which actionable facts and figures can be disseminated to disaster relief teams [37]. Besides, the studies tend to investigate one particular calamity and imply that the outcomes are generalizable to others [38]. Sentiment analysis has been extensively studied in the domain of online review sites with the goal of producing summarize thoughts of users about different areas of products [39]. However, it is a proven fact that the information generated through Twitter varies reasonably from one type of disaster to another [25], [40], [41]. Several models to attain the predictions regarding the uncertain time and more related to the civil application are minimal [42]. Based on government records, one sixth of the community in Kerala had been affected by the disaster [43]. This paper is focused on narrowing this gap by building a working application that is based on Kerala Floods, 2018 and popularize the same by using the same template for other natural disasters</w:delText>
        </w:r>
      </w:del>
      <w:customXmlDelRangeStart w:id="525" w:author="Microsoft account" w:date="2023-03-16T13:18:00Z"/>
      <w:sdt>
        <w:sdtPr>
          <w:rPr>
            <w:rFonts w:ascii="Times New Roman" w:eastAsia="Times New Roman" w:hAnsi="Times New Roman" w:cs="Times New Roman"/>
            <w:b/>
            <w:sz w:val="24"/>
            <w:szCs w:val="24"/>
          </w:rPr>
          <w:tag w:val="goog_rdk_8"/>
          <w:id w:val="1600295198"/>
        </w:sdtPr>
        <w:sdtEndPr/>
        <w:sdtContent>
          <w:customXmlDelRangeEnd w:id="525"/>
          <w:customXmlDelRangeStart w:id="526" w:author="Microsoft account" w:date="2023-03-16T13:18:00Z"/>
        </w:sdtContent>
      </w:sdt>
      <w:customXmlDelRangeEnd w:id="526"/>
      <w:del w:id="527" w:author="Microsoft account" w:date="2023-03-16T13:18:00Z">
        <w:r w:rsidRPr="006A4F96" w:rsidDel="00916A53">
          <w:rPr>
            <w:rFonts w:ascii="Times New Roman" w:eastAsia="Times New Roman" w:hAnsi="Times New Roman" w:cs="Times New Roman"/>
            <w:b/>
            <w:sz w:val="24"/>
            <w:szCs w:val="24"/>
            <w:rPrChange w:id="528" w:author="Microsoft account" w:date="2023-03-17T12:16:00Z">
              <w:rPr/>
            </w:rPrChange>
          </w:rPr>
          <w:delText>.</w:delText>
        </w:r>
      </w:del>
    </w:p>
    <w:p w14:paraId="397F0CC0" w14:textId="76649A5E" w:rsidR="00475B8D" w:rsidRPr="006A4F96" w:rsidRDefault="00CB426A">
      <w:pPr>
        <w:pStyle w:val="ListParagraph"/>
        <w:numPr>
          <w:ilvl w:val="0"/>
          <w:numId w:val="3"/>
        </w:numPr>
        <w:rPr>
          <w:rFonts w:ascii="Times New Roman" w:eastAsia="Times New Roman" w:hAnsi="Times New Roman" w:cs="Times New Roman"/>
          <w:b/>
          <w:sz w:val="24"/>
          <w:szCs w:val="24"/>
          <w:rPrChange w:id="529" w:author="Microsoft account" w:date="2023-03-17T12:16:00Z">
            <w:rPr>
              <w:color w:val="000000"/>
            </w:rPr>
          </w:rPrChange>
        </w:rPr>
        <w:pPrChange w:id="530" w:author="Microsoft account" w:date="2023-03-17T12:15:00Z">
          <w:pPr>
            <w:numPr>
              <w:numId w:val="3"/>
            </w:numPr>
            <w:pBdr>
              <w:top w:val="nil"/>
              <w:left w:val="nil"/>
              <w:bottom w:val="nil"/>
              <w:right w:val="nil"/>
              <w:between w:val="nil"/>
            </w:pBdr>
            <w:spacing w:after="0" w:line="360" w:lineRule="auto"/>
            <w:ind w:left="720" w:hanging="360"/>
            <w:jc w:val="both"/>
          </w:pPr>
        </w:pPrChange>
      </w:pPr>
      <w:del w:id="531" w:author="Microsoft account" w:date="2023-03-17T12:15:00Z">
        <w:r w:rsidRPr="006A4F96" w:rsidDel="006A4F96">
          <w:rPr>
            <w:rFonts w:ascii="Times New Roman" w:eastAsia="Times New Roman" w:hAnsi="Times New Roman" w:cs="Times New Roman"/>
            <w:b/>
            <w:sz w:val="24"/>
            <w:szCs w:val="24"/>
            <w:rPrChange w:id="532" w:author="Microsoft account" w:date="2023-03-17T12:16:00Z">
              <w:rPr>
                <w:b/>
                <w:color w:val="000000"/>
              </w:rPr>
            </w:rPrChange>
          </w:rPr>
          <w:delText xml:space="preserve">3. </w:delText>
        </w:r>
      </w:del>
      <w:r w:rsidRPr="006A4F96">
        <w:rPr>
          <w:rFonts w:ascii="Times New Roman" w:eastAsia="Times New Roman" w:hAnsi="Times New Roman" w:cs="Times New Roman"/>
          <w:b/>
          <w:sz w:val="24"/>
          <w:szCs w:val="24"/>
          <w:rPrChange w:id="533" w:author="Microsoft account" w:date="2023-03-17T12:16:00Z">
            <w:rPr>
              <w:b/>
              <w:color w:val="000000"/>
            </w:rPr>
          </w:rPrChange>
        </w:rPr>
        <w:t>BACKGROUND: THE KERALA FLOODS</w:t>
      </w:r>
    </w:p>
    <w:p w14:paraId="5EF241FD" w14:textId="77777777" w:rsidR="00E15A5A" w:rsidRDefault="006C65A5">
      <w:pPr>
        <w:pBdr>
          <w:top w:val="nil"/>
          <w:left w:val="nil"/>
          <w:bottom w:val="nil"/>
          <w:right w:val="nil"/>
          <w:between w:val="nil"/>
        </w:pBdr>
        <w:spacing w:line="360" w:lineRule="auto"/>
        <w:jc w:val="both"/>
        <w:rPr>
          <w:ins w:id="534" w:author="Microsoft account" w:date="2023-03-21T08:34:00Z"/>
          <w:rFonts w:ascii="Times New Roman" w:eastAsia="Times New Roman" w:hAnsi="Times New Roman" w:cs="Times New Roman"/>
          <w:sz w:val="24"/>
          <w:szCs w:val="24"/>
        </w:rPr>
        <w:pPrChange w:id="535" w:author="Microsoft account" w:date="2023-03-17T12:17:00Z">
          <w:pPr>
            <w:pBdr>
              <w:top w:val="nil"/>
              <w:left w:val="nil"/>
              <w:bottom w:val="nil"/>
              <w:right w:val="nil"/>
              <w:between w:val="nil"/>
            </w:pBdr>
            <w:spacing w:after="0" w:line="360" w:lineRule="auto"/>
            <w:jc w:val="both"/>
          </w:pPr>
        </w:pPrChange>
      </w:pPr>
      <w:commentRangeStart w:id="536"/>
      <w:commentRangeStart w:id="537"/>
      <w:commentRangeStart w:id="538"/>
      <w:r>
        <w:rPr>
          <w:rFonts w:ascii="Times New Roman" w:eastAsia="Times New Roman" w:hAnsi="Times New Roman" w:cs="Times New Roman"/>
          <w:color w:val="000000"/>
          <w:sz w:val="24"/>
          <w:szCs w:val="24"/>
        </w:rPr>
        <w:t>All parts of the Southern State</w:t>
      </w:r>
      <w:ins w:id="539" w:author="Microsoft account" w:date="2023-03-17T12:03:00Z">
        <w:r w:rsidR="006A4F96">
          <w:rPr>
            <w:rFonts w:ascii="Times New Roman" w:eastAsia="Times New Roman" w:hAnsi="Times New Roman" w:cs="Times New Roman"/>
            <w:color w:val="000000"/>
            <w:sz w:val="24"/>
            <w:szCs w:val="24"/>
          </w:rPr>
          <w:t>s</w:t>
        </w:r>
      </w:ins>
      <w:r>
        <w:rPr>
          <w:rFonts w:ascii="Times New Roman" w:eastAsia="Times New Roman" w:hAnsi="Times New Roman" w:cs="Times New Roman"/>
          <w:color w:val="000000"/>
          <w:sz w:val="24"/>
          <w:szCs w:val="24"/>
        </w:rPr>
        <w:t xml:space="preserve"> of Kerala</w:t>
      </w:r>
      <w:ins w:id="540" w:author="Microsoft account" w:date="2023-03-17T12:05: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including Mangalore</w:t>
      </w:r>
      <w:ins w:id="541" w:author="Microsoft account" w:date="2023-03-17T12:05: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receive most of its rainfall from </w:t>
      </w:r>
      <w:ins w:id="542" w:author="Microsoft account" w:date="2023-03-17T12:06:00Z">
        <w:r w:rsidR="006A4F96">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southwest monsoon. The time period from June to September is referred to as the ‘Southwest Monsoon’ period</w:t>
      </w:r>
      <w:ins w:id="543" w:author="Microsoft account" w:date="2023-03-17T12:06: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as the onset of the season starts in June and prolongs till early September</w:t>
      </w:r>
      <w:commentRangeEnd w:id="536"/>
      <w:r w:rsidR="00CB426A" w:rsidRPr="00FC617E">
        <w:rPr>
          <w:rFonts w:ascii="Times New Roman" w:eastAsia="Times New Roman" w:hAnsi="Times New Roman" w:cs="Times New Roman"/>
          <w:color w:val="000000"/>
          <w:sz w:val="24"/>
          <w:szCs w:val="24"/>
          <w:rPrChange w:id="544" w:author="Microsoft account" w:date="2023-03-18T10:40:00Z">
            <w:rPr>
              <w:rStyle w:val="CommentReference"/>
            </w:rPr>
          </w:rPrChange>
        </w:rPr>
        <w:commentReference w:id="536"/>
      </w:r>
      <w:commentRangeEnd w:id="537"/>
      <w:r w:rsidR="000918CB" w:rsidRPr="00FC617E">
        <w:rPr>
          <w:rFonts w:ascii="Times New Roman" w:eastAsia="Times New Roman" w:hAnsi="Times New Roman" w:cs="Times New Roman"/>
          <w:color w:val="000000"/>
          <w:sz w:val="24"/>
          <w:szCs w:val="24"/>
          <w:rPrChange w:id="545" w:author="Microsoft account" w:date="2023-03-18T10:40:00Z">
            <w:rPr>
              <w:rStyle w:val="CommentReference"/>
            </w:rPr>
          </w:rPrChange>
        </w:rPr>
        <w:commentReference w:id="537"/>
      </w:r>
      <w:commentRangeEnd w:id="538"/>
      <w:r w:rsidR="004F1088" w:rsidRPr="00FC617E">
        <w:rPr>
          <w:rFonts w:ascii="Times New Roman" w:eastAsia="Times New Roman" w:hAnsi="Times New Roman" w:cs="Times New Roman"/>
          <w:color w:val="000000"/>
          <w:sz w:val="24"/>
          <w:szCs w:val="24"/>
          <w:rPrChange w:id="546" w:author="Microsoft account" w:date="2023-03-18T10:40:00Z">
            <w:rPr>
              <w:rStyle w:val="CommentReference"/>
            </w:rPr>
          </w:rPrChange>
        </w:rPr>
        <w:commentReference w:id="538"/>
      </w:r>
      <w:r>
        <w:rPr>
          <w:rFonts w:ascii="Times New Roman" w:eastAsia="Times New Roman" w:hAnsi="Times New Roman" w:cs="Times New Roman"/>
          <w:color w:val="000000"/>
          <w:sz w:val="24"/>
          <w:szCs w:val="24"/>
        </w:rPr>
        <w:t>. On the whole, the Indian subcontinent receives its primary rainfall from the southwest monsoon.  But in 2018, the amount of rainfall received by Kerala was 116 per</w:t>
      </w:r>
      <w:del w:id="547" w:author="Microsoft account" w:date="2023-03-17T12:07:00Z">
        <w:r w:rsidDel="006A4F96">
          <w:rPr>
            <w:rFonts w:ascii="Times New Roman" w:eastAsia="Times New Roman" w:hAnsi="Times New Roman" w:cs="Times New Roman"/>
            <w:color w:val="000000"/>
            <w:sz w:val="24"/>
            <w:szCs w:val="24"/>
          </w:rPr>
          <w:delText xml:space="preserve"> </w:delText>
        </w:r>
      </w:del>
      <w:r>
        <w:rPr>
          <w:rFonts w:ascii="Times New Roman" w:eastAsia="Times New Roman" w:hAnsi="Times New Roman" w:cs="Times New Roman"/>
          <w:color w:val="000000"/>
          <w:sz w:val="24"/>
          <w:szCs w:val="24"/>
        </w:rPr>
        <w:t xml:space="preserve">cent more than </w:t>
      </w:r>
      <w:ins w:id="548" w:author="Microsoft account" w:date="2023-03-17T12:07:00Z">
        <w:r w:rsidR="006A4F96">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regular monsoon season</w:t>
      </w:r>
      <w:ins w:id="549" w:author="Microsoft account" w:date="2023-03-17T12:13:00Z">
        <w:r w:rsidR="006A4F96">
          <w:rPr>
            <w:rFonts w:ascii="Times New Roman" w:eastAsia="Times New Roman" w:hAnsi="Times New Roman" w:cs="Times New Roman"/>
            <w:color w:val="000000"/>
            <w:sz w:val="24"/>
            <w:szCs w:val="24"/>
          </w:rPr>
          <w:t xml:space="preserve"> </w:t>
        </w:r>
      </w:ins>
      <w:ins w:id="550" w:author="Microsoft account" w:date="2023-03-17T12:14:00Z">
        <w:r w:rsidR="006A4F96">
          <w:rPr>
            <w:rFonts w:ascii="Times New Roman" w:eastAsia="Times New Roman" w:hAnsi="Times New Roman" w:cs="Times New Roman"/>
            <w:color w:val="000000"/>
            <w:sz w:val="24"/>
            <w:szCs w:val="24"/>
          </w:rPr>
          <w:t>[37]</w:t>
        </w:r>
      </w:ins>
      <w:r>
        <w:rPr>
          <w:rFonts w:ascii="Times New Roman" w:eastAsia="Times New Roman" w:hAnsi="Times New Roman" w:cs="Times New Roman"/>
          <w:color w:val="000000"/>
          <w:sz w:val="24"/>
          <w:szCs w:val="24"/>
        </w:rPr>
        <w:t>. This was the most devastating flood</w:t>
      </w:r>
      <w:del w:id="551" w:author="Microsoft account" w:date="2023-03-17T12:07:00Z">
        <w:r w:rsidDel="006A4F96">
          <w:rPr>
            <w:rFonts w:ascii="Times New Roman" w:eastAsia="Times New Roman" w:hAnsi="Times New Roman" w:cs="Times New Roman"/>
            <w:color w:val="000000"/>
            <w:sz w:val="24"/>
            <w:szCs w:val="24"/>
          </w:rPr>
          <w:delText>s</w:delText>
        </w:r>
      </w:del>
      <w:r>
        <w:rPr>
          <w:rFonts w:ascii="Times New Roman" w:eastAsia="Times New Roman" w:hAnsi="Times New Roman" w:cs="Times New Roman"/>
          <w:color w:val="000000"/>
          <w:sz w:val="24"/>
          <w:szCs w:val="24"/>
        </w:rPr>
        <w:t xml:space="preserve"> since the great flood of 99</w:t>
      </w:r>
      <w:ins w:id="552" w:author="Microsoft account" w:date="2023-03-17T12:11: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which was encountered in the year 1924 by Kerala. In the year 1924, rainfall received by Kerala </w:t>
      </w:r>
      <w:del w:id="553" w:author="Microsoft account" w:date="2023-03-17T12:11:00Z">
        <w:r w:rsidDel="006A4F96">
          <w:rPr>
            <w:rFonts w:ascii="Times New Roman" w:eastAsia="Times New Roman" w:hAnsi="Times New Roman" w:cs="Times New Roman"/>
            <w:color w:val="000000"/>
            <w:sz w:val="24"/>
            <w:szCs w:val="24"/>
          </w:rPr>
          <w:delText xml:space="preserve">stands </w:delText>
        </w:r>
      </w:del>
      <w:ins w:id="554" w:author="Microsoft account" w:date="2023-03-17T12:11:00Z">
        <w:r w:rsidR="006A4F96">
          <w:rPr>
            <w:rFonts w:ascii="Times New Roman" w:eastAsia="Times New Roman" w:hAnsi="Times New Roman" w:cs="Times New Roman"/>
            <w:color w:val="000000"/>
            <w:sz w:val="24"/>
            <w:szCs w:val="24"/>
          </w:rPr>
          <w:t xml:space="preserve">stood </w:t>
        </w:r>
      </w:ins>
      <w:r>
        <w:rPr>
          <w:rFonts w:ascii="Times New Roman" w:eastAsia="Times New Roman" w:hAnsi="Times New Roman" w:cs="Times New Roman"/>
          <w:color w:val="000000"/>
          <w:sz w:val="24"/>
          <w:szCs w:val="24"/>
        </w:rPr>
        <w:t>at 3368 mm</w:t>
      </w:r>
      <w:ins w:id="555" w:author="Microsoft account" w:date="2023-03-17T12:11: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while in the year 2018, 2086 mm </w:t>
      </w:r>
      <w:ins w:id="556" w:author="Microsoft account" w:date="2023-03-17T12:11:00Z">
        <w:r w:rsidR="006A4F96">
          <w:rPr>
            <w:rFonts w:ascii="Times New Roman" w:eastAsia="Times New Roman" w:hAnsi="Times New Roman" w:cs="Times New Roman"/>
            <w:color w:val="000000"/>
            <w:sz w:val="24"/>
            <w:szCs w:val="24"/>
          </w:rPr>
          <w:t xml:space="preserve">of </w:t>
        </w:r>
      </w:ins>
      <w:r>
        <w:rPr>
          <w:rFonts w:ascii="Times New Roman" w:eastAsia="Times New Roman" w:hAnsi="Times New Roman" w:cs="Times New Roman"/>
          <w:color w:val="000000"/>
          <w:sz w:val="24"/>
          <w:szCs w:val="24"/>
        </w:rPr>
        <w:t xml:space="preserve">rain was received by them. There are </w:t>
      </w:r>
      <w:ins w:id="557" w:author="Microsoft account" w:date="2023-03-17T12:11:00Z">
        <w:r w:rsidR="006A4F96">
          <w:rPr>
            <w:rFonts w:ascii="Times New Roman" w:eastAsia="Times New Roman" w:hAnsi="Times New Roman" w:cs="Times New Roman"/>
            <w:color w:val="000000"/>
            <w:sz w:val="24"/>
            <w:szCs w:val="24"/>
          </w:rPr>
          <w:t xml:space="preserve">a </w:t>
        </w:r>
      </w:ins>
      <w:r>
        <w:rPr>
          <w:rFonts w:ascii="Times New Roman" w:eastAsia="Times New Roman" w:hAnsi="Times New Roman" w:cs="Times New Roman"/>
          <w:color w:val="000000"/>
          <w:sz w:val="24"/>
          <w:szCs w:val="24"/>
        </w:rPr>
        <w:t>total</w:t>
      </w:r>
      <w:del w:id="558" w:author="Microsoft account" w:date="2023-03-17T12:12:00Z">
        <w:r w:rsidDel="006A4F96">
          <w:rPr>
            <w:rFonts w:ascii="Times New Roman" w:eastAsia="Times New Roman" w:hAnsi="Times New Roman" w:cs="Times New Roman"/>
            <w:color w:val="000000"/>
            <w:sz w:val="24"/>
            <w:szCs w:val="24"/>
          </w:rPr>
          <w:delText>ly</w:delText>
        </w:r>
      </w:del>
      <w:r>
        <w:rPr>
          <w:rFonts w:ascii="Times New Roman" w:eastAsia="Times New Roman" w:hAnsi="Times New Roman" w:cs="Times New Roman"/>
          <w:color w:val="000000"/>
          <w:sz w:val="24"/>
          <w:szCs w:val="24"/>
        </w:rPr>
        <w:t xml:space="preserve"> </w:t>
      </w:r>
      <w:ins w:id="559" w:author="Microsoft account" w:date="2023-03-17T12:12:00Z">
        <w:r w:rsidR="006A4F96">
          <w:rPr>
            <w:rFonts w:ascii="Times New Roman" w:eastAsia="Times New Roman" w:hAnsi="Times New Roman" w:cs="Times New Roman"/>
            <w:color w:val="000000"/>
            <w:sz w:val="24"/>
            <w:szCs w:val="24"/>
          </w:rPr>
          <w:t xml:space="preserve">of </w:t>
        </w:r>
      </w:ins>
      <w:r>
        <w:rPr>
          <w:rFonts w:ascii="Times New Roman" w:eastAsia="Times New Roman" w:hAnsi="Times New Roman" w:cs="Times New Roman"/>
          <w:color w:val="000000"/>
          <w:sz w:val="24"/>
          <w:szCs w:val="24"/>
        </w:rPr>
        <w:t xml:space="preserve">14 districts in Kerala and almost all of them were on red alert during this calamity. </w:t>
      </w:r>
      <w:ins w:id="560" w:author="Microsoft account" w:date="2023-03-18T10:40:00Z">
        <w:r w:rsidR="00FC617E" w:rsidRPr="00FC617E">
          <w:rPr>
            <w:rFonts w:ascii="Times New Roman" w:eastAsia="Times New Roman" w:hAnsi="Times New Roman" w:cs="Times New Roman"/>
            <w:color w:val="000000"/>
            <w:sz w:val="24"/>
            <w:szCs w:val="24"/>
            <w:rPrChange w:id="561" w:author="Microsoft account" w:date="2023-03-18T10:40:00Z">
              <w:rPr>
                <w:rFonts w:ascii="Open Sans" w:eastAsia="Times New Roman" w:hAnsi="Open Sans" w:cs="Times New Roman"/>
                <w:color w:val="252525"/>
                <w:sz w:val="21"/>
                <w:szCs w:val="21"/>
                <w:lang w:val="en" w:eastAsia="en-US"/>
              </w:rPr>
            </w:rPrChange>
          </w:rPr>
          <w:t xml:space="preserve">Particularly in the hilly districts of Idukki and Wayanad, where the normal amount of rainfall is around 290 mm, the continuous rainfall from August 8 to August 18 was excessive and unprecedented; instead, </w:t>
        </w:r>
        <w:r w:rsidR="00FC617E" w:rsidRPr="00FC617E">
          <w:rPr>
            <w:rFonts w:ascii="Times New Roman" w:eastAsia="Times New Roman" w:hAnsi="Times New Roman" w:cs="Times New Roman"/>
            <w:color w:val="000000"/>
            <w:sz w:val="24"/>
            <w:szCs w:val="24"/>
            <w:rPrChange w:id="562" w:author="Microsoft account" w:date="2023-03-18T10:40:00Z">
              <w:rPr>
                <w:rFonts w:ascii="Open Sans" w:eastAsia="Times New Roman" w:hAnsi="Open Sans" w:cs="Times New Roman"/>
                <w:color w:val="252525"/>
                <w:sz w:val="21"/>
                <w:szCs w:val="21"/>
                <w:lang w:val="en" w:eastAsia="en-US"/>
              </w:rPr>
            </w:rPrChange>
          </w:rPr>
          <w:lastRenderedPageBreak/>
          <w:t>these areas received about 700 mm of rain, which served as the catalyst for the flooding.</w:t>
        </w:r>
      </w:ins>
      <w:ins w:id="563" w:author="Microsoft account" w:date="2023-03-18T10:36:00Z">
        <w:r w:rsidR="00FC617E">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 xml:space="preserve">This disaster caused severe damage and this was amplified due to illegal urban development, construction </w:t>
      </w:r>
      <w:del w:id="564" w:author="Microsoft account" w:date="2023-03-17T12:12:00Z">
        <w:r w:rsidDel="006A4F96">
          <w:rPr>
            <w:rFonts w:ascii="Times New Roman" w:eastAsia="Times New Roman" w:hAnsi="Times New Roman" w:cs="Times New Roman"/>
            <w:color w:val="000000"/>
            <w:sz w:val="24"/>
            <w:szCs w:val="24"/>
          </w:rPr>
          <w:delText xml:space="preserve">on </w:delText>
        </w:r>
      </w:del>
      <w:ins w:id="565" w:author="Microsoft account" w:date="2023-03-17T12:12:00Z">
        <w:r w:rsidR="006A4F96">
          <w:rPr>
            <w:rFonts w:ascii="Times New Roman" w:eastAsia="Times New Roman" w:hAnsi="Times New Roman" w:cs="Times New Roman"/>
            <w:color w:val="000000"/>
            <w:sz w:val="24"/>
            <w:szCs w:val="24"/>
          </w:rPr>
          <w:t xml:space="preserve">in </w:t>
        </w:r>
      </w:ins>
      <w:r>
        <w:rPr>
          <w:rFonts w:ascii="Times New Roman" w:eastAsia="Times New Roman" w:hAnsi="Times New Roman" w:cs="Times New Roman"/>
          <w:color w:val="000000"/>
          <w:sz w:val="24"/>
          <w:szCs w:val="24"/>
        </w:rPr>
        <w:t>hilly areas, mismanagement and improper construction of dams. It was estimated that over 483 people were dead, 140 were missing</w:t>
      </w:r>
      <w:ins w:id="566" w:author="Microsoft account" w:date="2023-03-17T12:12: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and 20 million people were affected</w:t>
      </w:r>
      <w:ins w:id="567" w:author="Microsoft account" w:date="2023-03-17T12:12: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as per local media. The floods inflicted severe losses to the state</w:t>
      </w:r>
      <w:ins w:id="568" w:author="Microsoft account" w:date="2023-03-17T12:12:00Z">
        <w:r w:rsidR="006A4F96">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costing them around </w:t>
      </w:r>
      <w:commentRangeStart w:id="569"/>
      <w:r>
        <w:rPr>
          <w:rFonts w:ascii="Times New Roman" w:eastAsia="Times New Roman" w:hAnsi="Times New Roman" w:cs="Times New Roman"/>
          <w:color w:val="000000"/>
          <w:sz w:val="24"/>
          <w:szCs w:val="24"/>
        </w:rPr>
        <w:t>₹400</w:t>
      </w:r>
      <w:ins w:id="570" w:author="Microsoft account" w:date="2023-03-16T16:19:00Z">
        <w:r w:rsidR="00596DEA">
          <w:rPr>
            <w:rFonts w:ascii="Times New Roman" w:eastAsia="Times New Roman" w:hAnsi="Times New Roman" w:cs="Times New Roman"/>
            <w:color w:val="000000"/>
            <w:sz w:val="24"/>
            <w:szCs w:val="24"/>
          </w:rPr>
          <w:t>00 Crore</w:t>
        </w:r>
      </w:ins>
      <w:ins w:id="571" w:author="Microsoft account" w:date="2023-03-16T16:20:00Z">
        <w:r w:rsidR="00596DEA">
          <w:rPr>
            <w:rFonts w:ascii="Times New Roman" w:eastAsia="Times New Roman" w:hAnsi="Times New Roman" w:cs="Times New Roman"/>
            <w:color w:val="000000"/>
            <w:sz w:val="24"/>
            <w:szCs w:val="24"/>
          </w:rPr>
          <w:t xml:space="preserve"> (400</w:t>
        </w:r>
      </w:ins>
      <w:r>
        <w:rPr>
          <w:rFonts w:ascii="Times New Roman" w:eastAsia="Times New Roman" w:hAnsi="Times New Roman" w:cs="Times New Roman"/>
          <w:color w:val="000000"/>
          <w:sz w:val="24"/>
          <w:szCs w:val="24"/>
        </w:rPr>
        <w:t xml:space="preserve"> billion</w:t>
      </w:r>
      <w:commentRangeEnd w:id="569"/>
      <w:ins w:id="572" w:author="Microsoft account" w:date="2023-03-16T16:20:00Z">
        <w:r w:rsidR="00596DEA">
          <w:rPr>
            <w:rFonts w:ascii="Times New Roman" w:eastAsia="Times New Roman" w:hAnsi="Times New Roman" w:cs="Times New Roman"/>
            <w:color w:val="000000"/>
            <w:sz w:val="24"/>
            <w:szCs w:val="24"/>
          </w:rPr>
          <w:t>)</w:t>
        </w:r>
      </w:ins>
      <w:r w:rsidR="00CB426A">
        <w:rPr>
          <w:rStyle w:val="CommentReference"/>
        </w:rPr>
        <w:commentReference w:id="569"/>
      </w:r>
      <w:ins w:id="573" w:author="Microsoft account" w:date="2023-03-16T16:20:00Z">
        <w:r w:rsidR="00596DEA">
          <w:rPr>
            <w:rFonts w:ascii="Times New Roman" w:eastAsia="Times New Roman" w:hAnsi="Times New Roman" w:cs="Times New Roman"/>
            <w:color w:val="000000"/>
            <w:sz w:val="24"/>
            <w:szCs w:val="24"/>
          </w:rPr>
          <w:t xml:space="preserve"> [</w:t>
        </w:r>
      </w:ins>
      <w:ins w:id="574" w:author="Microsoft account" w:date="2023-03-16T16:21:00Z">
        <w:r w:rsidR="006A4F96">
          <w:rPr>
            <w:rFonts w:ascii="Times New Roman" w:eastAsia="Times New Roman" w:hAnsi="Times New Roman" w:cs="Times New Roman"/>
            <w:color w:val="000000"/>
            <w:sz w:val="24"/>
            <w:szCs w:val="24"/>
          </w:rPr>
          <w:t>38</w:t>
        </w:r>
        <w:r w:rsidR="00596DEA">
          <w:rPr>
            <w:rFonts w:ascii="Times New Roman" w:eastAsia="Times New Roman" w:hAnsi="Times New Roman" w:cs="Times New Roman"/>
            <w:color w:val="000000"/>
            <w:sz w:val="24"/>
            <w:szCs w:val="24"/>
          </w:rPr>
          <w:t>]</w:t>
        </w:r>
      </w:ins>
      <w:r>
        <w:rPr>
          <w:rFonts w:ascii="Times New Roman" w:eastAsia="Times New Roman" w:hAnsi="Times New Roman" w:cs="Times New Roman"/>
          <w:sz w:val="24"/>
          <w:szCs w:val="24"/>
        </w:rPr>
        <w:t>.</w:t>
      </w:r>
      <w:ins w:id="575" w:author="Microsoft account" w:date="2023-03-21T08:33:00Z">
        <w:r w:rsidR="00E15A5A">
          <w:rPr>
            <w:rFonts w:ascii="Times New Roman" w:eastAsia="Times New Roman" w:hAnsi="Times New Roman" w:cs="Times New Roman"/>
            <w:sz w:val="24"/>
            <w:szCs w:val="24"/>
          </w:rPr>
          <w:t xml:space="preserve"> </w:t>
        </w:r>
      </w:ins>
    </w:p>
    <w:p w14:paraId="09AD19F6" w14:textId="5AEAB731" w:rsidR="00FC617E" w:rsidRDefault="00E15A5A">
      <w:pPr>
        <w:pBdr>
          <w:top w:val="nil"/>
          <w:left w:val="nil"/>
          <w:bottom w:val="nil"/>
          <w:right w:val="nil"/>
          <w:between w:val="nil"/>
        </w:pBdr>
        <w:spacing w:line="360" w:lineRule="auto"/>
        <w:jc w:val="both"/>
        <w:rPr>
          <w:ins w:id="576" w:author="Microsoft account" w:date="2023-03-21T08:34:00Z"/>
          <w:rFonts w:ascii="Times New Roman" w:eastAsia="Times New Roman" w:hAnsi="Times New Roman" w:cs="Times New Roman"/>
          <w:sz w:val="24"/>
          <w:szCs w:val="24"/>
        </w:rPr>
        <w:pPrChange w:id="577" w:author="Microsoft account" w:date="2023-03-17T12:17:00Z">
          <w:pPr>
            <w:pBdr>
              <w:top w:val="nil"/>
              <w:left w:val="nil"/>
              <w:bottom w:val="nil"/>
              <w:right w:val="nil"/>
              <w:between w:val="nil"/>
            </w:pBdr>
            <w:spacing w:after="0" w:line="360" w:lineRule="auto"/>
            <w:jc w:val="both"/>
          </w:pPr>
        </w:pPrChange>
      </w:pPr>
      <w:ins w:id="578" w:author="Microsoft account" w:date="2023-03-21T08:33:00Z">
        <w:r>
          <w:rPr>
            <w:rFonts w:ascii="Times New Roman" w:eastAsia="Times New Roman" w:hAnsi="Times New Roman" w:cs="Times New Roman"/>
            <w:sz w:val="24"/>
            <w:szCs w:val="24"/>
          </w:rPr>
          <w:t xml:space="preserve">The study area used for work </w:t>
        </w:r>
      </w:ins>
      <w:ins w:id="579" w:author="Microsoft account" w:date="2023-03-21T08:34:00Z">
        <w:r>
          <w:rPr>
            <w:rFonts w:ascii="Times New Roman" w:eastAsia="Times New Roman" w:hAnsi="Times New Roman" w:cs="Times New Roman"/>
            <w:sz w:val="24"/>
            <w:szCs w:val="24"/>
          </w:rPr>
          <w:t xml:space="preserve">is shown in Figure 1 and the </w:t>
        </w:r>
      </w:ins>
      <w:ins w:id="580" w:author="Microsoft account" w:date="2023-03-18T10:46:00Z">
        <w:r w:rsidR="00FC617E">
          <w:rPr>
            <w:rFonts w:ascii="Times New Roman" w:eastAsia="Times New Roman" w:hAnsi="Times New Roman" w:cs="Times New Roman"/>
            <w:sz w:val="24"/>
            <w:szCs w:val="24"/>
          </w:rPr>
          <w:t>satellite image</w:t>
        </w:r>
      </w:ins>
      <w:ins w:id="581" w:author="Microsoft account" w:date="2023-03-21T08:34:00Z">
        <w:r>
          <w:rPr>
            <w:rFonts w:ascii="Times New Roman" w:eastAsia="Times New Roman" w:hAnsi="Times New Roman" w:cs="Times New Roman"/>
            <w:sz w:val="24"/>
            <w:szCs w:val="24"/>
          </w:rPr>
          <w:t>s</w:t>
        </w:r>
      </w:ins>
      <w:ins w:id="582" w:author="Microsoft account" w:date="2023-03-18T10:46:00Z">
        <w:r w:rsidR="00FC617E">
          <w:rPr>
            <w:rFonts w:ascii="Times New Roman" w:eastAsia="Times New Roman" w:hAnsi="Times New Roman" w:cs="Times New Roman"/>
            <w:sz w:val="24"/>
            <w:szCs w:val="24"/>
          </w:rPr>
          <w:t xml:space="preserve"> of the </w:t>
        </w:r>
      </w:ins>
      <w:ins w:id="583" w:author="Microsoft account" w:date="2023-03-18T10:47:00Z">
        <w:r w:rsidR="00FC617E">
          <w:rPr>
            <w:rFonts w:ascii="Times New Roman" w:eastAsia="Times New Roman" w:hAnsi="Times New Roman" w:cs="Times New Roman"/>
            <w:sz w:val="24"/>
            <w:szCs w:val="24"/>
          </w:rPr>
          <w:t xml:space="preserve">state </w:t>
        </w:r>
        <w:r w:rsidR="004B0D9D">
          <w:rPr>
            <w:rFonts w:ascii="Times New Roman" w:eastAsia="Times New Roman" w:hAnsi="Times New Roman" w:cs="Times New Roman"/>
            <w:sz w:val="24"/>
            <w:szCs w:val="24"/>
          </w:rPr>
          <w:t xml:space="preserve">before and </w:t>
        </w:r>
        <w:r>
          <w:rPr>
            <w:rFonts w:ascii="Times New Roman" w:eastAsia="Times New Roman" w:hAnsi="Times New Roman" w:cs="Times New Roman"/>
            <w:sz w:val="24"/>
            <w:szCs w:val="24"/>
          </w:rPr>
          <w:t xml:space="preserve">after the disaster is shown in </w:t>
        </w:r>
      </w:ins>
      <w:ins w:id="584" w:author="Microsoft account" w:date="2023-03-21T08:34:00Z">
        <w:r>
          <w:rPr>
            <w:rFonts w:ascii="Times New Roman" w:eastAsia="Times New Roman" w:hAnsi="Times New Roman" w:cs="Times New Roman"/>
            <w:sz w:val="24"/>
            <w:szCs w:val="24"/>
          </w:rPr>
          <w:t>F</w:t>
        </w:r>
      </w:ins>
      <w:ins w:id="585" w:author="Microsoft account" w:date="2023-03-18T10:47:00Z">
        <w:r w:rsidR="004B0D9D">
          <w:rPr>
            <w:rFonts w:ascii="Times New Roman" w:eastAsia="Times New Roman" w:hAnsi="Times New Roman" w:cs="Times New Roman"/>
            <w:sz w:val="24"/>
            <w:szCs w:val="24"/>
          </w:rPr>
          <w:t xml:space="preserve">igure </w:t>
        </w:r>
      </w:ins>
      <w:ins w:id="586" w:author="Microsoft account" w:date="2023-03-21T08:34:00Z">
        <w:r>
          <w:rPr>
            <w:rFonts w:ascii="Times New Roman" w:eastAsia="Times New Roman" w:hAnsi="Times New Roman" w:cs="Times New Roman"/>
            <w:sz w:val="24"/>
            <w:szCs w:val="24"/>
          </w:rPr>
          <w:t>2</w:t>
        </w:r>
      </w:ins>
      <w:ins w:id="587" w:author="Microsoft account" w:date="2023-03-18T10:47:00Z">
        <w:r w:rsidR="004B0D9D">
          <w:rPr>
            <w:rFonts w:ascii="Times New Roman" w:eastAsia="Times New Roman" w:hAnsi="Times New Roman" w:cs="Times New Roman"/>
            <w:sz w:val="24"/>
            <w:szCs w:val="24"/>
          </w:rPr>
          <w:t>.</w:t>
        </w:r>
      </w:ins>
    </w:p>
    <w:p w14:paraId="24E404E7" w14:textId="4D4A4E79" w:rsidR="00E15A5A" w:rsidRDefault="00E15A5A">
      <w:pPr>
        <w:pBdr>
          <w:top w:val="nil"/>
          <w:left w:val="nil"/>
          <w:bottom w:val="nil"/>
          <w:right w:val="nil"/>
          <w:between w:val="nil"/>
        </w:pBdr>
        <w:spacing w:line="360" w:lineRule="auto"/>
        <w:jc w:val="center"/>
        <w:rPr>
          <w:ins w:id="588" w:author="Microsoft account" w:date="2023-03-18T10:47:00Z"/>
          <w:rFonts w:ascii="Times New Roman" w:eastAsia="Times New Roman" w:hAnsi="Times New Roman" w:cs="Times New Roman"/>
          <w:sz w:val="24"/>
          <w:szCs w:val="24"/>
        </w:rPr>
        <w:pPrChange w:id="589" w:author="Microsoft account" w:date="2023-03-21T08:35:00Z">
          <w:pPr>
            <w:pBdr>
              <w:top w:val="nil"/>
              <w:left w:val="nil"/>
              <w:bottom w:val="nil"/>
              <w:right w:val="nil"/>
              <w:between w:val="nil"/>
            </w:pBdr>
            <w:spacing w:after="0" w:line="360" w:lineRule="auto"/>
            <w:jc w:val="both"/>
          </w:pPr>
        </w:pPrChange>
      </w:pPr>
      <w:ins w:id="590" w:author="Microsoft account" w:date="2023-03-21T08:35:00Z">
        <w:r>
          <w:rPr>
            <w:rFonts w:ascii="Times New Roman" w:eastAsia="Times New Roman" w:hAnsi="Times New Roman" w:cs="Times New Roman"/>
            <w:noProof/>
            <w:sz w:val="24"/>
            <w:szCs w:val="24"/>
            <w:lang w:eastAsia="en-US"/>
            <w:rPrChange w:id="591" w:author="Unknown">
              <w:rPr>
                <w:noProof/>
                <w:lang w:eastAsia="en-US"/>
              </w:rPr>
            </w:rPrChange>
          </w:rPr>
          <w:drawing>
            <wp:inline distT="0" distB="0" distL="0" distR="0" wp14:anchorId="36B150D3" wp14:editId="20ED8ADD">
              <wp:extent cx="4876800" cy="34481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rala Index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0030" cy="3450432"/>
                      </a:xfrm>
                      <a:prstGeom prst="rect">
                        <a:avLst/>
                      </a:prstGeom>
                    </pic:spPr>
                  </pic:pic>
                </a:graphicData>
              </a:graphic>
            </wp:inline>
          </w:drawing>
        </w:r>
      </w:ins>
    </w:p>
    <w:p w14:paraId="7F68BD16" w14:textId="22EA818D" w:rsidR="004B0D9D" w:rsidRDefault="00E15A5A">
      <w:pPr>
        <w:pBdr>
          <w:top w:val="nil"/>
          <w:left w:val="nil"/>
          <w:bottom w:val="nil"/>
          <w:right w:val="nil"/>
          <w:between w:val="nil"/>
        </w:pBdr>
        <w:spacing w:line="360" w:lineRule="auto"/>
        <w:jc w:val="center"/>
        <w:rPr>
          <w:ins w:id="592" w:author="Microsoft account" w:date="2023-03-18T10:44:00Z"/>
          <w:rFonts w:ascii="Times New Roman" w:eastAsia="Times New Roman" w:hAnsi="Times New Roman" w:cs="Times New Roman"/>
          <w:sz w:val="24"/>
          <w:szCs w:val="24"/>
        </w:rPr>
        <w:pPrChange w:id="593" w:author="Microsoft account" w:date="2023-03-21T08:35:00Z">
          <w:pPr>
            <w:pBdr>
              <w:top w:val="nil"/>
              <w:left w:val="nil"/>
              <w:bottom w:val="nil"/>
              <w:right w:val="nil"/>
              <w:between w:val="nil"/>
            </w:pBdr>
            <w:spacing w:after="0" w:line="360" w:lineRule="auto"/>
            <w:jc w:val="both"/>
          </w:pPr>
        </w:pPrChange>
      </w:pPr>
      <w:ins w:id="594" w:author="Microsoft account" w:date="2023-03-21T08:35:00Z">
        <w:r>
          <w:rPr>
            <w:rFonts w:ascii="Times New Roman" w:eastAsia="Times New Roman" w:hAnsi="Times New Roman" w:cs="Times New Roman"/>
            <w:b/>
            <w:sz w:val="24"/>
            <w:szCs w:val="24"/>
          </w:rPr>
          <w:t xml:space="preserve">Fig. 1: Satellite image </w:t>
        </w:r>
      </w:ins>
      <w:ins w:id="595" w:author="Microsoft account" w:date="2023-03-21T08:37:00Z">
        <w:r>
          <w:rPr>
            <w:rFonts w:ascii="Times New Roman" w:eastAsia="Times New Roman" w:hAnsi="Times New Roman" w:cs="Times New Roman"/>
            <w:b/>
            <w:sz w:val="24"/>
            <w:szCs w:val="24"/>
          </w:rPr>
          <w:t>showing the study area</w:t>
        </w:r>
      </w:ins>
    </w:p>
    <w:p w14:paraId="1379E050" w14:textId="416F291C" w:rsidR="00FC617E" w:rsidRDefault="00FC617E">
      <w:pPr>
        <w:pBdr>
          <w:top w:val="nil"/>
          <w:left w:val="nil"/>
          <w:bottom w:val="nil"/>
          <w:right w:val="nil"/>
          <w:between w:val="nil"/>
        </w:pBdr>
        <w:spacing w:line="360" w:lineRule="auto"/>
        <w:jc w:val="center"/>
        <w:rPr>
          <w:ins w:id="596" w:author="Microsoft account" w:date="2023-03-18T10:46:00Z"/>
          <w:rFonts w:ascii="Times New Roman" w:eastAsia="Times New Roman" w:hAnsi="Times New Roman" w:cs="Times New Roman"/>
          <w:sz w:val="24"/>
          <w:szCs w:val="24"/>
        </w:rPr>
        <w:pPrChange w:id="597" w:author="Microsoft account" w:date="2023-03-18T10:45:00Z">
          <w:pPr>
            <w:pBdr>
              <w:top w:val="nil"/>
              <w:left w:val="nil"/>
              <w:bottom w:val="nil"/>
              <w:right w:val="nil"/>
              <w:between w:val="nil"/>
            </w:pBdr>
            <w:spacing w:after="0" w:line="360" w:lineRule="auto"/>
            <w:jc w:val="both"/>
          </w:pPr>
        </w:pPrChange>
      </w:pPr>
      <w:ins w:id="598" w:author="Microsoft account" w:date="2023-03-18T10:45:00Z">
        <w:r>
          <w:rPr>
            <w:rFonts w:ascii="Times New Roman" w:eastAsia="Times New Roman" w:hAnsi="Times New Roman" w:cs="Times New Roman"/>
            <w:noProof/>
            <w:sz w:val="24"/>
            <w:szCs w:val="24"/>
            <w:lang w:eastAsia="en-US"/>
            <w:rPrChange w:id="599" w:author="Unknown">
              <w:rPr>
                <w:noProof/>
                <w:lang w:eastAsia="en-US"/>
              </w:rPr>
            </w:rPrChange>
          </w:rPr>
          <w:lastRenderedPageBreak/>
          <w:drawing>
            <wp:inline distT="0" distB="0" distL="0" distR="0" wp14:anchorId="6088E4CC" wp14:editId="3A95E5BE">
              <wp:extent cx="5943600" cy="2985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wit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ins>
    </w:p>
    <w:p w14:paraId="239B82D1" w14:textId="19331218" w:rsidR="00FC617E" w:rsidRDefault="004B0D9D">
      <w:pPr>
        <w:pBdr>
          <w:top w:val="nil"/>
          <w:left w:val="nil"/>
          <w:bottom w:val="nil"/>
          <w:right w:val="nil"/>
          <w:between w:val="nil"/>
        </w:pBdr>
        <w:spacing w:line="360" w:lineRule="auto"/>
        <w:jc w:val="center"/>
        <w:rPr>
          <w:ins w:id="600" w:author="Microsoft account" w:date="2023-03-18T10:51:00Z"/>
          <w:rFonts w:ascii="Times New Roman" w:eastAsia="Times New Roman" w:hAnsi="Times New Roman" w:cs="Times New Roman"/>
          <w:b/>
          <w:sz w:val="24"/>
          <w:szCs w:val="24"/>
        </w:rPr>
        <w:pPrChange w:id="601" w:author="Microsoft account" w:date="2023-03-18T10:45:00Z">
          <w:pPr>
            <w:pBdr>
              <w:top w:val="nil"/>
              <w:left w:val="nil"/>
              <w:bottom w:val="nil"/>
              <w:right w:val="nil"/>
              <w:between w:val="nil"/>
            </w:pBdr>
            <w:spacing w:after="0" w:line="360" w:lineRule="auto"/>
            <w:jc w:val="both"/>
          </w:pPr>
        </w:pPrChange>
      </w:pPr>
      <w:ins w:id="602" w:author="Microsoft account" w:date="2023-03-18T10:47:00Z">
        <w:r>
          <w:rPr>
            <w:rFonts w:ascii="Times New Roman" w:eastAsia="Times New Roman" w:hAnsi="Times New Roman" w:cs="Times New Roman"/>
            <w:b/>
            <w:sz w:val="24"/>
            <w:szCs w:val="24"/>
          </w:rPr>
          <w:t xml:space="preserve">Fig. </w:t>
        </w:r>
      </w:ins>
      <w:ins w:id="603" w:author="Microsoft account" w:date="2023-03-21T08:34:00Z">
        <w:r w:rsidR="00E15A5A">
          <w:rPr>
            <w:rFonts w:ascii="Times New Roman" w:eastAsia="Times New Roman" w:hAnsi="Times New Roman" w:cs="Times New Roman"/>
            <w:b/>
            <w:sz w:val="24"/>
            <w:szCs w:val="24"/>
          </w:rPr>
          <w:t>2</w:t>
        </w:r>
      </w:ins>
      <w:ins w:id="604" w:author="Microsoft account" w:date="2023-03-18T10:47:00Z">
        <w:r>
          <w:rPr>
            <w:rFonts w:ascii="Times New Roman" w:eastAsia="Times New Roman" w:hAnsi="Times New Roman" w:cs="Times New Roman"/>
            <w:b/>
            <w:sz w:val="24"/>
            <w:szCs w:val="24"/>
          </w:rPr>
          <w:t xml:space="preserve">: </w:t>
        </w:r>
      </w:ins>
      <w:ins w:id="605" w:author="Microsoft account" w:date="2023-03-18T10:48:00Z">
        <w:r>
          <w:rPr>
            <w:rFonts w:ascii="Times New Roman" w:eastAsia="Times New Roman" w:hAnsi="Times New Roman" w:cs="Times New Roman"/>
            <w:b/>
            <w:sz w:val="24"/>
            <w:szCs w:val="24"/>
          </w:rPr>
          <w:t xml:space="preserve">Satellite image of </w:t>
        </w:r>
      </w:ins>
      <w:ins w:id="606" w:author="Microsoft account" w:date="2023-03-21T08:37:00Z">
        <w:r w:rsidR="00E15A5A">
          <w:rPr>
            <w:rFonts w:ascii="Times New Roman" w:eastAsia="Times New Roman" w:hAnsi="Times New Roman" w:cs="Times New Roman"/>
            <w:b/>
            <w:sz w:val="24"/>
            <w:szCs w:val="24"/>
          </w:rPr>
          <w:t xml:space="preserve">the study area </w:t>
        </w:r>
      </w:ins>
      <w:ins w:id="607" w:author="Microsoft account" w:date="2023-03-18T10:48:00Z">
        <w:r>
          <w:rPr>
            <w:rFonts w:ascii="Times New Roman" w:eastAsia="Times New Roman" w:hAnsi="Times New Roman" w:cs="Times New Roman"/>
            <w:b/>
            <w:sz w:val="24"/>
            <w:szCs w:val="24"/>
          </w:rPr>
          <w:t>before and after the flood</w:t>
        </w:r>
      </w:ins>
    </w:p>
    <w:p w14:paraId="52532FA3" w14:textId="7FDDA4DC" w:rsidR="004B0D9D" w:rsidRDefault="004B0D9D">
      <w:pPr>
        <w:pBdr>
          <w:top w:val="nil"/>
          <w:left w:val="nil"/>
          <w:bottom w:val="nil"/>
          <w:right w:val="nil"/>
          <w:between w:val="nil"/>
        </w:pBdr>
        <w:spacing w:line="360" w:lineRule="auto"/>
        <w:jc w:val="center"/>
        <w:rPr>
          <w:ins w:id="608" w:author="Microsoft account" w:date="2023-03-21T08:38:00Z"/>
          <w:rFonts w:ascii="Times New Roman" w:eastAsia="Times New Roman" w:hAnsi="Times New Roman" w:cs="Times New Roman"/>
          <w:b/>
          <w:sz w:val="24"/>
          <w:szCs w:val="24"/>
        </w:rPr>
        <w:pPrChange w:id="609" w:author="Microsoft account" w:date="2023-03-18T10:45:00Z">
          <w:pPr>
            <w:pBdr>
              <w:top w:val="nil"/>
              <w:left w:val="nil"/>
              <w:bottom w:val="nil"/>
              <w:right w:val="nil"/>
              <w:between w:val="nil"/>
            </w:pBdr>
            <w:spacing w:after="0" w:line="360" w:lineRule="auto"/>
            <w:jc w:val="both"/>
          </w:pPr>
        </w:pPrChange>
      </w:pPr>
      <w:ins w:id="610" w:author="Microsoft account" w:date="2023-03-18T10:51:00Z">
        <w:r>
          <w:rPr>
            <w:rFonts w:ascii="Times New Roman" w:eastAsia="Times New Roman" w:hAnsi="Times New Roman" w:cs="Times New Roman"/>
            <w:b/>
            <w:sz w:val="24"/>
            <w:szCs w:val="24"/>
          </w:rPr>
          <w:t xml:space="preserve">Source: </w:t>
        </w:r>
      </w:ins>
      <w:ins w:id="611" w:author="Microsoft account" w:date="2023-03-21T08:38:00Z">
        <w:r w:rsidR="00E15A5A" w:rsidRPr="00E15A5A">
          <w:rPr>
            <w:rPrChange w:id="612" w:author="Microsoft account" w:date="2023-03-21T08:38:00Z">
              <w:rPr>
                <w:rStyle w:val="Hyperlink"/>
                <w:rFonts w:ascii="Times New Roman" w:eastAsia="Times New Roman" w:hAnsi="Times New Roman" w:cs="Times New Roman"/>
                <w:b/>
                <w:sz w:val="24"/>
                <w:szCs w:val="24"/>
              </w:rPr>
            </w:rPrChange>
          </w:rPr>
          <w:t>https://earthobservatory.nasa.gov/images/92669/before-and-after-the-kerala-floods</w:t>
        </w:r>
      </w:ins>
    </w:p>
    <w:p w14:paraId="6C32A91F" w14:textId="77777777" w:rsidR="00E15A5A" w:rsidRDefault="00E15A5A">
      <w:pPr>
        <w:pBdr>
          <w:top w:val="nil"/>
          <w:left w:val="nil"/>
          <w:bottom w:val="nil"/>
          <w:right w:val="nil"/>
          <w:between w:val="nil"/>
        </w:pBdr>
        <w:spacing w:line="360" w:lineRule="auto"/>
        <w:jc w:val="center"/>
        <w:rPr>
          <w:ins w:id="613" w:author="Microsoft account" w:date="2023-03-18T10:41:00Z"/>
          <w:rFonts w:ascii="Times New Roman" w:eastAsia="Times New Roman" w:hAnsi="Times New Roman" w:cs="Times New Roman"/>
          <w:sz w:val="24"/>
          <w:szCs w:val="24"/>
        </w:rPr>
        <w:pPrChange w:id="614" w:author="Microsoft account" w:date="2023-03-18T10:45:00Z">
          <w:pPr>
            <w:pBdr>
              <w:top w:val="nil"/>
              <w:left w:val="nil"/>
              <w:bottom w:val="nil"/>
              <w:right w:val="nil"/>
              <w:between w:val="nil"/>
            </w:pBdr>
            <w:spacing w:after="0" w:line="360" w:lineRule="auto"/>
            <w:jc w:val="both"/>
          </w:pPr>
        </w:pPrChange>
      </w:pPr>
    </w:p>
    <w:p w14:paraId="5A18FECF" w14:textId="13BDBAE4" w:rsidR="00475B8D" w:rsidDel="006A4F96" w:rsidRDefault="006C65A5">
      <w:pPr>
        <w:numPr>
          <w:ilvl w:val="0"/>
          <w:numId w:val="3"/>
        </w:numPr>
        <w:pBdr>
          <w:top w:val="nil"/>
          <w:left w:val="nil"/>
          <w:bottom w:val="nil"/>
          <w:right w:val="nil"/>
          <w:between w:val="nil"/>
        </w:pBdr>
        <w:spacing w:after="0" w:line="360" w:lineRule="auto"/>
        <w:jc w:val="both"/>
        <w:rPr>
          <w:del w:id="615" w:author="Microsoft account" w:date="2023-03-17T12:16:00Z"/>
          <w:rFonts w:ascii="Times New Roman" w:eastAsia="Times New Roman" w:hAnsi="Times New Roman" w:cs="Times New Roman"/>
          <w:sz w:val="24"/>
          <w:szCs w:val="24"/>
        </w:rPr>
        <w:pPrChange w:id="616" w:author="Microsoft account" w:date="2023-03-17T12:17:00Z">
          <w:pPr>
            <w:pBdr>
              <w:top w:val="nil"/>
              <w:left w:val="nil"/>
              <w:bottom w:val="nil"/>
              <w:right w:val="nil"/>
              <w:between w:val="nil"/>
            </w:pBdr>
            <w:spacing w:after="0" w:line="360" w:lineRule="auto"/>
            <w:jc w:val="both"/>
          </w:pPr>
        </w:pPrChange>
      </w:pPr>
      <w:del w:id="617" w:author="Microsoft account" w:date="2023-03-17T12:17:00Z">
        <w:r w:rsidDel="006A4F96">
          <w:rPr>
            <w:rFonts w:ascii="Times New Roman" w:eastAsia="Times New Roman" w:hAnsi="Times New Roman" w:cs="Times New Roman"/>
            <w:sz w:val="24"/>
            <w:szCs w:val="24"/>
          </w:rPr>
          <w:delText xml:space="preserve"> </w:delText>
        </w:r>
      </w:del>
    </w:p>
    <w:p w14:paraId="13BA3B25" w14:textId="77777777" w:rsidR="006A4F96" w:rsidRDefault="000E3C39">
      <w:pPr>
        <w:pStyle w:val="ListParagraph"/>
        <w:numPr>
          <w:ilvl w:val="0"/>
          <w:numId w:val="3"/>
        </w:numPr>
        <w:spacing w:line="360" w:lineRule="auto"/>
        <w:contextualSpacing w:val="0"/>
        <w:jc w:val="both"/>
        <w:rPr>
          <w:ins w:id="618" w:author="Microsoft account" w:date="2023-03-17T12:17:00Z"/>
          <w:rFonts w:ascii="Times New Roman" w:eastAsia="Times New Roman" w:hAnsi="Times New Roman" w:cs="Times New Roman"/>
          <w:b/>
          <w:sz w:val="24"/>
          <w:szCs w:val="24"/>
        </w:rPr>
        <w:pPrChange w:id="619" w:author="Microsoft account" w:date="2023-03-17T12:17:00Z">
          <w:pPr>
            <w:pStyle w:val="ListParagraph"/>
            <w:spacing w:line="360" w:lineRule="auto"/>
            <w:jc w:val="center"/>
          </w:pPr>
        </w:pPrChange>
      </w:pPr>
      <w:commentRangeStart w:id="620"/>
      <w:ins w:id="621" w:author="Microsoft account" w:date="2023-03-16T16:32:00Z">
        <w:r w:rsidRPr="006A4F96">
          <w:rPr>
            <w:rFonts w:ascii="Times New Roman" w:eastAsia="Times New Roman" w:hAnsi="Times New Roman" w:cs="Times New Roman"/>
            <w:b/>
            <w:sz w:val="24"/>
            <w:szCs w:val="24"/>
            <w:rPrChange w:id="622" w:author="Microsoft account" w:date="2023-03-17T12:16:00Z">
              <w:rPr/>
            </w:rPrChange>
          </w:rPr>
          <w:t>FRAMEWORK</w:t>
        </w:r>
        <w:commentRangeEnd w:id="620"/>
        <w:r w:rsidRPr="006A4F96">
          <w:rPr>
            <w:rFonts w:ascii="Times New Roman" w:eastAsia="Times New Roman" w:hAnsi="Times New Roman" w:cs="Times New Roman"/>
            <w:b/>
            <w:sz w:val="24"/>
            <w:szCs w:val="24"/>
            <w:rPrChange w:id="623" w:author="Microsoft account" w:date="2023-03-17T12:16:00Z">
              <w:rPr>
                <w:rStyle w:val="CommentReference"/>
              </w:rPr>
            </w:rPrChange>
          </w:rPr>
          <w:commentReference w:id="620"/>
        </w:r>
      </w:ins>
    </w:p>
    <w:p w14:paraId="0BF43BF8" w14:textId="48F62E8E" w:rsidR="00475B8D" w:rsidRPr="00E15A5A" w:rsidDel="000E3C39" w:rsidRDefault="000E3C39">
      <w:pPr>
        <w:numPr>
          <w:ilvl w:val="0"/>
          <w:numId w:val="3"/>
        </w:numPr>
        <w:pBdr>
          <w:top w:val="nil"/>
          <w:left w:val="nil"/>
          <w:bottom w:val="nil"/>
          <w:right w:val="nil"/>
          <w:between w:val="nil"/>
        </w:pBdr>
        <w:spacing w:after="0"/>
        <w:contextualSpacing/>
        <w:rPr>
          <w:del w:id="624" w:author="Microsoft account" w:date="2023-03-16T16:26:00Z"/>
          <w:rFonts w:ascii="Times New Roman" w:eastAsia="Times New Roman" w:hAnsi="Times New Roman" w:cs="Times New Roman"/>
          <w:color w:val="000000"/>
          <w:sz w:val="24"/>
          <w:szCs w:val="24"/>
        </w:rPr>
        <w:pPrChange w:id="625" w:author="Microsoft account" w:date="2023-03-17T12:17:00Z">
          <w:pPr>
            <w:pBdr>
              <w:top w:val="nil"/>
              <w:left w:val="nil"/>
              <w:bottom w:val="nil"/>
              <w:right w:val="nil"/>
              <w:between w:val="nil"/>
            </w:pBdr>
            <w:spacing w:after="0" w:line="360" w:lineRule="auto"/>
            <w:jc w:val="both"/>
          </w:pPr>
        </w:pPrChange>
      </w:pPr>
      <w:ins w:id="626" w:author="Microsoft account" w:date="2023-03-16T16:32:00Z">
        <w:r w:rsidRPr="00193701">
          <w:rPr>
            <w:rFonts w:ascii="Times New Roman" w:eastAsia="Times New Roman" w:hAnsi="Times New Roman" w:cs="Times New Roman"/>
            <w:color w:val="000000"/>
            <w:sz w:val="24"/>
            <w:szCs w:val="24"/>
          </w:rPr>
          <w:t xml:space="preserve">The proposed solution works upon </w:t>
        </w:r>
        <w:r w:rsidRPr="00F2754C">
          <w:rPr>
            <w:rFonts w:ascii="Times New Roman" w:eastAsia="Times New Roman" w:hAnsi="Times New Roman" w:cs="Times New Roman"/>
            <w:color w:val="000000"/>
            <w:sz w:val="24"/>
            <w:szCs w:val="24"/>
          </w:rPr>
          <w:t>the preliminary idea that there is always a constant supply of streaming tweets in the cyber</w:t>
        </w:r>
      </w:ins>
      <w:ins w:id="627" w:author="Microsoft account" w:date="2023-03-17T12:15:00Z">
        <w:r w:rsidR="006A4F96" w:rsidRPr="006A4F96">
          <w:rPr>
            <w:rFonts w:ascii="Times New Roman" w:eastAsia="Times New Roman" w:hAnsi="Times New Roman" w:cs="Times New Roman"/>
            <w:color w:val="000000"/>
            <w:sz w:val="24"/>
            <w:szCs w:val="24"/>
          </w:rPr>
          <w:t xml:space="preserve"> </w:t>
        </w:r>
      </w:ins>
      <w:ins w:id="628" w:author="Microsoft account" w:date="2023-03-16T16:32:00Z">
        <w:r w:rsidRPr="006A4F96">
          <w:rPr>
            <w:rFonts w:ascii="Times New Roman" w:eastAsia="Times New Roman" w:hAnsi="Times New Roman" w:cs="Times New Roman"/>
            <w:color w:val="000000"/>
            <w:sz w:val="24"/>
            <w:szCs w:val="24"/>
          </w:rPr>
          <w:t>universe containing a myriad of information about various domains. Whenever there is an occurrence of any catastrophic event</w:t>
        </w:r>
      </w:ins>
      <w:ins w:id="629" w:author="Microsoft account" w:date="2023-03-17T12:17:00Z">
        <w:r w:rsidR="006A4F96">
          <w:rPr>
            <w:rFonts w:ascii="Times New Roman" w:eastAsia="Times New Roman" w:hAnsi="Times New Roman" w:cs="Times New Roman"/>
            <w:color w:val="000000"/>
            <w:sz w:val="24"/>
            <w:szCs w:val="24"/>
          </w:rPr>
          <w:t>,</w:t>
        </w:r>
      </w:ins>
      <w:ins w:id="630" w:author="Microsoft account" w:date="2023-03-16T16:32:00Z">
        <w:r w:rsidRPr="00193701">
          <w:rPr>
            <w:rFonts w:ascii="Times New Roman" w:eastAsia="Times New Roman" w:hAnsi="Times New Roman" w:cs="Times New Roman"/>
            <w:color w:val="000000"/>
            <w:sz w:val="24"/>
            <w:szCs w:val="24"/>
          </w:rPr>
          <w:t xml:space="preserve"> such as a disaster or cris</w:t>
        </w:r>
        <w:r w:rsidRPr="006A4F96">
          <w:rPr>
            <w:rFonts w:ascii="Times New Roman" w:eastAsia="Times New Roman" w:hAnsi="Times New Roman" w:cs="Times New Roman"/>
            <w:color w:val="000000"/>
            <w:sz w:val="24"/>
            <w:szCs w:val="24"/>
          </w:rPr>
          <w:t>is, there is usually a spur in the generation of tweets from the region in question. The data collected is filtered and assorted before sending it</w:t>
        </w:r>
        <w:r w:rsidR="004B0D9D">
          <w:rPr>
            <w:rFonts w:ascii="Times New Roman" w:eastAsia="Times New Roman" w:hAnsi="Times New Roman" w:cs="Times New Roman"/>
            <w:color w:val="000000"/>
            <w:sz w:val="24"/>
            <w:szCs w:val="24"/>
          </w:rPr>
          <w:t xml:space="preserve"> to the modeling phase. Figure </w:t>
        </w:r>
      </w:ins>
      <w:ins w:id="631" w:author="Microsoft account" w:date="2023-03-21T08:39:00Z">
        <w:r w:rsidR="00E15A5A">
          <w:rPr>
            <w:rFonts w:ascii="Times New Roman" w:eastAsia="Times New Roman" w:hAnsi="Times New Roman" w:cs="Times New Roman"/>
            <w:color w:val="000000"/>
            <w:sz w:val="24"/>
            <w:szCs w:val="24"/>
          </w:rPr>
          <w:t>3</w:t>
        </w:r>
      </w:ins>
      <w:ins w:id="632" w:author="Microsoft account" w:date="2023-03-18T10:49:00Z">
        <w:r w:rsidR="004B0D9D">
          <w:rPr>
            <w:rFonts w:ascii="Times New Roman" w:eastAsia="Times New Roman" w:hAnsi="Times New Roman" w:cs="Times New Roman"/>
            <w:color w:val="000000"/>
            <w:sz w:val="24"/>
            <w:szCs w:val="24"/>
          </w:rPr>
          <w:t xml:space="preserve"> </w:t>
        </w:r>
      </w:ins>
      <w:ins w:id="633" w:author="Microsoft account" w:date="2023-03-16T16:32:00Z">
        <w:r w:rsidRPr="006A4F96">
          <w:rPr>
            <w:rFonts w:ascii="Times New Roman" w:eastAsia="Times New Roman" w:hAnsi="Times New Roman" w:cs="Times New Roman"/>
            <w:color w:val="000000"/>
            <w:sz w:val="24"/>
            <w:szCs w:val="24"/>
          </w:rPr>
          <w:t xml:space="preserve">gives out the high-level architecture diagram of the application. The different modules of the system are detailed </w:t>
        </w:r>
        <w:r w:rsidR="006A4F96">
          <w:rPr>
            <w:rFonts w:ascii="Times New Roman" w:eastAsia="Times New Roman" w:hAnsi="Times New Roman" w:cs="Times New Roman"/>
            <w:color w:val="000000"/>
            <w:sz w:val="24"/>
            <w:szCs w:val="24"/>
          </w:rPr>
          <w:t xml:space="preserve">as follows. In section </w:t>
        </w:r>
      </w:ins>
      <w:ins w:id="634" w:author="Microsoft account" w:date="2023-03-17T12:18:00Z">
        <w:r w:rsidR="006A4F96">
          <w:rPr>
            <w:rFonts w:ascii="Times New Roman" w:eastAsia="Times New Roman" w:hAnsi="Times New Roman" w:cs="Times New Roman"/>
            <w:color w:val="000000"/>
            <w:sz w:val="24"/>
            <w:szCs w:val="24"/>
          </w:rPr>
          <w:t>4</w:t>
        </w:r>
      </w:ins>
      <w:ins w:id="635" w:author="Microsoft account" w:date="2023-03-16T16:32:00Z">
        <w:r w:rsidRPr="00193701">
          <w:rPr>
            <w:rFonts w:ascii="Times New Roman" w:eastAsia="Times New Roman" w:hAnsi="Times New Roman" w:cs="Times New Roman"/>
            <w:color w:val="000000"/>
            <w:sz w:val="24"/>
            <w:szCs w:val="24"/>
          </w:rPr>
          <w:t>.1</w:t>
        </w:r>
      </w:ins>
      <w:ins w:id="636" w:author="Microsoft account" w:date="2023-03-17T12:20:00Z">
        <w:r w:rsidR="006A4F96">
          <w:rPr>
            <w:rFonts w:ascii="Times New Roman" w:eastAsia="Times New Roman" w:hAnsi="Times New Roman" w:cs="Times New Roman"/>
            <w:color w:val="000000"/>
            <w:sz w:val="24"/>
            <w:szCs w:val="24"/>
          </w:rPr>
          <w:t>,</w:t>
        </w:r>
      </w:ins>
      <w:ins w:id="637" w:author="Microsoft account" w:date="2023-03-16T16:32:00Z">
        <w:r w:rsidRPr="00193701">
          <w:rPr>
            <w:rFonts w:ascii="Times New Roman" w:eastAsia="Times New Roman" w:hAnsi="Times New Roman" w:cs="Times New Roman"/>
            <w:color w:val="000000"/>
            <w:sz w:val="24"/>
            <w:szCs w:val="24"/>
          </w:rPr>
          <w:t xml:space="preserve"> we describe how the data is extracted.</w:t>
        </w:r>
      </w:ins>
    </w:p>
    <w:p w14:paraId="33AD5ABB" w14:textId="476577DE" w:rsidR="00475B8D" w:rsidDel="00596DEA" w:rsidRDefault="00475B8D" w:rsidP="00193701">
      <w:pPr>
        <w:pBdr>
          <w:top w:val="nil"/>
          <w:left w:val="nil"/>
          <w:bottom w:val="nil"/>
          <w:right w:val="nil"/>
          <w:between w:val="nil"/>
        </w:pBdr>
        <w:spacing w:after="0" w:line="360" w:lineRule="auto"/>
        <w:jc w:val="both"/>
        <w:rPr>
          <w:del w:id="638" w:author="Microsoft account" w:date="2023-03-16T16:26:00Z"/>
          <w:rFonts w:ascii="Times New Roman" w:eastAsia="Times New Roman" w:hAnsi="Times New Roman" w:cs="Times New Roman"/>
          <w:color w:val="000000"/>
          <w:sz w:val="24"/>
          <w:szCs w:val="24"/>
        </w:rPr>
      </w:pPr>
    </w:p>
    <w:p w14:paraId="1C7E9645" w14:textId="266EB05A" w:rsidR="00642EBA" w:rsidDel="00596DEA" w:rsidRDefault="00642EBA">
      <w:pPr>
        <w:pBdr>
          <w:top w:val="nil"/>
          <w:left w:val="nil"/>
          <w:bottom w:val="nil"/>
          <w:right w:val="nil"/>
          <w:between w:val="nil"/>
        </w:pBdr>
        <w:spacing w:after="0" w:line="360" w:lineRule="auto"/>
        <w:jc w:val="both"/>
        <w:rPr>
          <w:del w:id="639" w:author="Microsoft account" w:date="2023-03-16T16:26:00Z"/>
          <w:rFonts w:ascii="Times New Roman" w:eastAsia="Times New Roman" w:hAnsi="Times New Roman" w:cs="Times New Roman"/>
          <w:color w:val="000000"/>
          <w:sz w:val="24"/>
          <w:szCs w:val="24"/>
        </w:rPr>
      </w:pPr>
    </w:p>
    <w:p w14:paraId="3F57A2D8" w14:textId="7F703838" w:rsidR="00642EBA" w:rsidDel="00596DEA" w:rsidRDefault="00642EBA">
      <w:pPr>
        <w:pBdr>
          <w:top w:val="nil"/>
          <w:left w:val="nil"/>
          <w:bottom w:val="nil"/>
          <w:right w:val="nil"/>
          <w:between w:val="nil"/>
        </w:pBdr>
        <w:spacing w:after="0" w:line="360" w:lineRule="auto"/>
        <w:jc w:val="both"/>
        <w:rPr>
          <w:del w:id="640" w:author="Microsoft account" w:date="2023-03-16T16:26:00Z"/>
          <w:rFonts w:ascii="Times New Roman" w:eastAsia="Times New Roman" w:hAnsi="Times New Roman" w:cs="Times New Roman"/>
          <w:color w:val="000000"/>
          <w:sz w:val="24"/>
          <w:szCs w:val="24"/>
        </w:rPr>
      </w:pPr>
    </w:p>
    <w:p w14:paraId="200F00C7" w14:textId="0F29C025" w:rsidR="00642EBA" w:rsidDel="00596DEA" w:rsidRDefault="00642EBA">
      <w:pPr>
        <w:pBdr>
          <w:top w:val="nil"/>
          <w:left w:val="nil"/>
          <w:bottom w:val="nil"/>
          <w:right w:val="nil"/>
          <w:between w:val="nil"/>
        </w:pBdr>
        <w:spacing w:after="0" w:line="360" w:lineRule="auto"/>
        <w:jc w:val="both"/>
        <w:rPr>
          <w:del w:id="641" w:author="Microsoft account" w:date="2023-03-16T16:27:00Z"/>
          <w:rFonts w:ascii="Times New Roman" w:eastAsia="Times New Roman" w:hAnsi="Times New Roman" w:cs="Times New Roman"/>
          <w:color w:val="000000"/>
          <w:sz w:val="24"/>
          <w:szCs w:val="24"/>
        </w:rPr>
      </w:pPr>
    </w:p>
    <w:p w14:paraId="7A9D90A1" w14:textId="4FBD1266" w:rsidR="00642EBA" w:rsidDel="00596DEA" w:rsidRDefault="00642EBA">
      <w:pPr>
        <w:pBdr>
          <w:top w:val="nil"/>
          <w:left w:val="nil"/>
          <w:bottom w:val="nil"/>
          <w:right w:val="nil"/>
          <w:between w:val="nil"/>
        </w:pBdr>
        <w:spacing w:after="0" w:line="360" w:lineRule="auto"/>
        <w:jc w:val="both"/>
        <w:rPr>
          <w:del w:id="642" w:author="Microsoft account" w:date="2023-03-16T16:27:00Z"/>
          <w:rFonts w:ascii="Times New Roman" w:eastAsia="Times New Roman" w:hAnsi="Times New Roman" w:cs="Times New Roman"/>
          <w:color w:val="000000"/>
          <w:sz w:val="24"/>
          <w:szCs w:val="24"/>
        </w:rPr>
      </w:pPr>
    </w:p>
    <w:p w14:paraId="09C2757D" w14:textId="2377AD6C" w:rsidR="00642EBA" w:rsidDel="00596DEA" w:rsidRDefault="00642EBA">
      <w:pPr>
        <w:pBdr>
          <w:top w:val="nil"/>
          <w:left w:val="nil"/>
          <w:bottom w:val="nil"/>
          <w:right w:val="nil"/>
          <w:between w:val="nil"/>
        </w:pBdr>
        <w:spacing w:after="0" w:line="360" w:lineRule="auto"/>
        <w:jc w:val="both"/>
        <w:rPr>
          <w:del w:id="643" w:author="Microsoft account" w:date="2023-03-16T16:27:00Z"/>
          <w:rFonts w:ascii="Times New Roman" w:eastAsia="Times New Roman" w:hAnsi="Times New Roman" w:cs="Times New Roman"/>
          <w:color w:val="000000"/>
          <w:sz w:val="24"/>
          <w:szCs w:val="24"/>
        </w:rPr>
      </w:pPr>
    </w:p>
    <w:p w14:paraId="0421FFC6" w14:textId="4144BDF5" w:rsidR="00642EBA" w:rsidDel="00596DEA" w:rsidRDefault="00642EBA">
      <w:pPr>
        <w:pBdr>
          <w:top w:val="nil"/>
          <w:left w:val="nil"/>
          <w:bottom w:val="nil"/>
          <w:right w:val="nil"/>
          <w:between w:val="nil"/>
        </w:pBdr>
        <w:spacing w:after="0" w:line="360" w:lineRule="auto"/>
        <w:jc w:val="both"/>
        <w:rPr>
          <w:del w:id="644" w:author="Microsoft account" w:date="2023-03-16T16:27:00Z"/>
          <w:rFonts w:ascii="Times New Roman" w:eastAsia="Times New Roman" w:hAnsi="Times New Roman" w:cs="Times New Roman"/>
          <w:color w:val="000000"/>
          <w:sz w:val="24"/>
          <w:szCs w:val="24"/>
        </w:rPr>
      </w:pPr>
    </w:p>
    <w:p w14:paraId="275E0DB9" w14:textId="053842EA" w:rsidR="00642EBA" w:rsidDel="00596DEA" w:rsidRDefault="00642EBA">
      <w:pPr>
        <w:pBdr>
          <w:top w:val="nil"/>
          <w:left w:val="nil"/>
          <w:bottom w:val="nil"/>
          <w:right w:val="nil"/>
          <w:between w:val="nil"/>
        </w:pBdr>
        <w:spacing w:after="0" w:line="360" w:lineRule="auto"/>
        <w:jc w:val="both"/>
        <w:rPr>
          <w:del w:id="645" w:author="Microsoft account" w:date="2023-03-16T16:27:00Z"/>
          <w:rFonts w:ascii="Times New Roman" w:eastAsia="Times New Roman" w:hAnsi="Times New Roman" w:cs="Times New Roman"/>
          <w:color w:val="000000"/>
          <w:sz w:val="24"/>
          <w:szCs w:val="24"/>
        </w:rPr>
      </w:pPr>
    </w:p>
    <w:p w14:paraId="5E412DEC" w14:textId="5A6BB57E" w:rsidR="0065027C" w:rsidDel="00596DEA" w:rsidRDefault="0065027C">
      <w:pPr>
        <w:pStyle w:val="ListParagraph"/>
        <w:spacing w:line="360" w:lineRule="auto"/>
        <w:ind w:left="0"/>
        <w:contextualSpacing w:val="0"/>
        <w:jc w:val="both"/>
        <w:rPr>
          <w:del w:id="646" w:author="Microsoft account" w:date="2023-03-16T16:27:00Z"/>
          <w:rFonts w:ascii="Times New Roman" w:hAnsi="Times New Roman" w:cs="Times New Roman"/>
          <w:sz w:val="24"/>
          <w:szCs w:val="24"/>
        </w:rPr>
        <w:pPrChange w:id="647" w:author="Microsoft account" w:date="2023-03-17T12:17:00Z">
          <w:pPr>
            <w:pStyle w:val="ListParagraph"/>
            <w:spacing w:line="360" w:lineRule="auto"/>
            <w:jc w:val="center"/>
          </w:pPr>
        </w:pPrChange>
      </w:pPr>
    </w:p>
    <w:p w14:paraId="058BAE06" w14:textId="711E7C3C" w:rsidR="0065027C" w:rsidRDefault="0065027C">
      <w:pPr>
        <w:pStyle w:val="ListParagraph"/>
        <w:spacing w:line="360" w:lineRule="auto"/>
        <w:ind w:left="0"/>
        <w:contextualSpacing w:val="0"/>
        <w:jc w:val="both"/>
        <w:rPr>
          <w:rFonts w:ascii="Times New Roman" w:hAnsi="Times New Roman" w:cs="Times New Roman"/>
          <w:sz w:val="24"/>
          <w:szCs w:val="24"/>
        </w:rPr>
        <w:pPrChange w:id="648" w:author="Microsoft account" w:date="2023-03-17T12:17:00Z">
          <w:pPr>
            <w:pStyle w:val="ListParagraph"/>
            <w:spacing w:line="360" w:lineRule="auto"/>
            <w:jc w:val="center"/>
          </w:pPr>
        </w:pPrChange>
      </w:pPr>
    </w:p>
    <w:p w14:paraId="18870B03" w14:textId="0B7635B7" w:rsidR="000E3C39" w:rsidRDefault="006A4F96">
      <w:pPr>
        <w:spacing w:line="360" w:lineRule="auto"/>
        <w:jc w:val="center"/>
        <w:rPr>
          <w:ins w:id="649" w:author="Microsoft account" w:date="2023-03-16T16:33:00Z"/>
          <w:rFonts w:ascii="Times New Roman" w:eastAsia="Times New Roman" w:hAnsi="Times New Roman" w:cs="Times New Roman"/>
          <w:b/>
          <w:sz w:val="24"/>
          <w:szCs w:val="24"/>
        </w:rPr>
        <w:pPrChange w:id="650" w:author="Microsoft account" w:date="2023-03-17T12:23:00Z">
          <w:pPr>
            <w:spacing w:line="360" w:lineRule="auto"/>
          </w:pPr>
        </w:pPrChange>
      </w:pPr>
      <w:ins w:id="651" w:author="Microsoft account" w:date="2023-03-17T12:23:00Z">
        <w:r>
          <w:rPr>
            <w:rFonts w:ascii="Times New Roman" w:eastAsia="Times New Roman" w:hAnsi="Times New Roman" w:cs="Times New Roman"/>
            <w:b/>
            <w:noProof/>
            <w:sz w:val="24"/>
            <w:szCs w:val="24"/>
            <w:lang w:eastAsia="en-US"/>
            <w:rPrChange w:id="652" w:author="Unknown">
              <w:rPr>
                <w:noProof/>
                <w:lang w:eastAsia="en-US"/>
              </w:rPr>
            </w:rPrChange>
          </w:rPr>
          <w:drawing>
            <wp:inline distT="0" distB="0" distL="0" distR="0" wp14:anchorId="50F7659A" wp14:editId="0F55FF8E">
              <wp:extent cx="4234180" cy="51069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Twit f1.jpg"/>
                      <pic:cNvPicPr/>
                    </pic:nvPicPr>
                    <pic:blipFill>
                      <a:blip r:embed="rId12">
                        <a:extLst>
                          <a:ext uri="{28A0092B-C50C-407E-A947-70E740481C1C}">
                            <a14:useLocalDpi xmlns:a14="http://schemas.microsoft.com/office/drawing/2010/main" val="0"/>
                          </a:ext>
                        </a:extLst>
                      </a:blip>
                      <a:stretch>
                        <a:fillRect/>
                      </a:stretch>
                    </pic:blipFill>
                    <pic:spPr>
                      <a:xfrm>
                        <a:off x="0" y="0"/>
                        <a:ext cx="4243617" cy="5118333"/>
                      </a:xfrm>
                      <a:prstGeom prst="rect">
                        <a:avLst/>
                      </a:prstGeom>
                    </pic:spPr>
                  </pic:pic>
                </a:graphicData>
              </a:graphic>
            </wp:inline>
          </w:drawing>
        </w:r>
      </w:ins>
    </w:p>
    <w:p w14:paraId="5A9FD63F" w14:textId="612BF4F5" w:rsidR="0065027C" w:rsidDel="006A4F96" w:rsidRDefault="0065027C" w:rsidP="0065027C">
      <w:pPr>
        <w:spacing w:line="360" w:lineRule="auto"/>
        <w:rPr>
          <w:del w:id="653" w:author="Microsoft account" w:date="2023-03-17T12:23:00Z"/>
          <w:rFonts w:ascii="Times New Roman" w:eastAsia="Times New Roman" w:hAnsi="Times New Roman" w:cs="Times New Roman"/>
          <w:b/>
          <w:sz w:val="24"/>
          <w:szCs w:val="24"/>
        </w:rPr>
      </w:pPr>
      <w:del w:id="654" w:author="Microsoft account" w:date="2023-03-16T16:31:00Z">
        <w:r w:rsidDel="000E3C39">
          <w:rPr>
            <w:noProof/>
            <w:lang w:eastAsia="en-US"/>
          </w:rPr>
          <w:lastRenderedPageBreak/>
          <mc:AlternateContent>
            <mc:Choice Requires="wpg">
              <w:drawing>
                <wp:anchor distT="0" distB="0" distL="114300" distR="114300" simplePos="0" relativeHeight="251659264" behindDoc="0" locked="0" layoutInCell="1" allowOverlap="1" wp14:anchorId="01AE79B6" wp14:editId="75165BFE">
                  <wp:simplePos x="0" y="0"/>
                  <wp:positionH relativeFrom="column">
                    <wp:posOffset>0</wp:posOffset>
                  </wp:positionH>
                  <wp:positionV relativeFrom="paragraph">
                    <wp:posOffset>0</wp:posOffset>
                  </wp:positionV>
                  <wp:extent cx="5730240" cy="7010400"/>
                  <wp:effectExtent l="0" t="0" r="22860" b="19050"/>
                  <wp:wrapSquare wrapText="bothSides"/>
                  <wp:docPr id="22" name="Group 22"/>
                  <wp:cNvGraphicFramePr/>
                  <a:graphic xmlns:a="http://schemas.openxmlformats.org/drawingml/2006/main">
                    <a:graphicData uri="http://schemas.microsoft.com/office/word/2010/wordprocessingGroup">
                      <wpg:wgp>
                        <wpg:cNvGrpSpPr/>
                        <wpg:grpSpPr>
                          <a:xfrm>
                            <a:off x="0" y="0"/>
                            <a:ext cx="5730240" cy="7010400"/>
                            <a:chOff x="0" y="0"/>
                            <a:chExt cx="5730240" cy="7010400"/>
                          </a:xfrm>
                        </wpg:grpSpPr>
                        <wps:wsp>
                          <wps:cNvPr id="4" name="Right Arrow 4"/>
                          <wps:cNvSpPr/>
                          <wps:spPr>
                            <a:xfrm>
                              <a:off x="1132114" y="1292679"/>
                              <a:ext cx="434975" cy="402590"/>
                            </a:xfrm>
                            <a:prstGeom prst="rightArrow">
                              <a:avLst/>
                            </a:prstGeom>
                            <a:solidFill>
                              <a:schemeClr val="bg2">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H="1" flipV="1">
                              <a:off x="1292679" y="277586"/>
                              <a:ext cx="5080" cy="25076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 name="Rectangle 9"/>
                          <wps:cNvSpPr/>
                          <wps:spPr>
                            <a:xfrm>
                              <a:off x="2797629" y="152400"/>
                              <a:ext cx="1637030" cy="35299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0"/>
                              <a:ext cx="5730240" cy="7010400"/>
                              <a:chOff x="0" y="0"/>
                              <a:chExt cx="5730240" cy="7010400"/>
                            </a:xfrm>
                          </wpg:grpSpPr>
                          <wpg:grpSp>
                            <wpg:cNvPr id="6" name="Group 6"/>
                            <wpg:cNvGrpSpPr/>
                            <wpg:grpSpPr>
                              <a:xfrm>
                                <a:off x="206829" y="185057"/>
                                <a:ext cx="5119757" cy="6722110"/>
                                <a:chOff x="0" y="0"/>
                                <a:chExt cx="5119757" cy="6722110"/>
                              </a:xfrm>
                            </wpg:grpSpPr>
                            <wps:wsp>
                              <wps:cNvPr id="1" name="Rounded Rectangle 1"/>
                              <wps:cNvSpPr/>
                              <wps:spPr>
                                <a:xfrm>
                                  <a:off x="0" y="1698172"/>
                                  <a:ext cx="79184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1DF59CDC"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Twitter Streaming API</w:t>
                                    </w:r>
                                  </w:p>
                                  <w:p w14:paraId="728F61E3" w14:textId="77777777" w:rsidR="004D5EF8" w:rsidRPr="00C46E14" w:rsidRDefault="004D5EF8" w:rsidP="0065027C">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0" y="925286"/>
                                  <a:ext cx="79184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1D8262CE"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Historical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Magnetic Disk 3"/>
                              <wps:cNvSpPr/>
                              <wps:spPr>
                                <a:xfrm>
                                  <a:off x="1415142" y="522514"/>
                                  <a:ext cx="686435" cy="208470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7FC76569" w14:textId="77777777" w:rsidR="004D5EF8" w:rsidRPr="00C46E14" w:rsidRDefault="004D5EF8" w:rsidP="0065027C">
                                    <w:pPr>
                                      <w:spacing w:line="240" w:lineRule="auto"/>
                                      <w:jc w:val="center"/>
                                      <w:rPr>
                                        <w:rFonts w:ascii="Times New Roman" w:hAnsi="Times New Roman" w:cs="Times New Roman"/>
                                        <w:sz w:val="20"/>
                                        <w:szCs w:val="20"/>
                                      </w:rPr>
                                    </w:pPr>
                                    <w:r w:rsidRPr="00C46E14">
                                      <w:rPr>
                                        <w:rFonts w:ascii="Times New Roman" w:hAnsi="Times New Roman" w:cs="Times New Roman"/>
                                        <w:sz w:val="16"/>
                                        <w:szCs w:val="20"/>
                                      </w:rPr>
                                      <w:t>Data Storage (Relational DB /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925285" y="1793422"/>
                                  <a:ext cx="434975" cy="402590"/>
                                </a:xfrm>
                                <a:prstGeom prst="rightArrow">
                                  <a:avLst/>
                                </a:prstGeom>
                                <a:solidFill>
                                  <a:schemeClr val="bg2">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22514" y="0"/>
                                  <a:ext cx="1136650" cy="273050"/>
                                </a:xfrm>
                                <a:prstGeom prst="rect">
                                  <a:avLst/>
                                </a:prstGeom>
                              </wps:spPr>
                              <wps:style>
                                <a:lnRef idx="2">
                                  <a:schemeClr val="dk1"/>
                                </a:lnRef>
                                <a:fillRef idx="1">
                                  <a:schemeClr val="lt1"/>
                                </a:fillRef>
                                <a:effectRef idx="0">
                                  <a:schemeClr val="dk1"/>
                                </a:effectRef>
                                <a:fontRef idx="minor">
                                  <a:schemeClr val="dk1"/>
                                </a:fontRef>
                              </wps:style>
                              <wps:txbx>
                                <w:txbxContent>
                                  <w:p w14:paraId="1DDF3214"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Duplicate Removal</w:t>
                                    </w:r>
                                  </w:p>
                                  <w:p w14:paraId="1690F7F1" w14:textId="77777777" w:rsidR="004D5EF8" w:rsidRPr="00C46E14" w:rsidRDefault="004D5EF8" w:rsidP="0065027C">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3418114" y="185057"/>
                                  <a:ext cx="770890" cy="3261360"/>
                                </a:xfrm>
                                <a:prstGeom prst="round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786742" y="0"/>
                                  <a:ext cx="1136650" cy="22225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46244A5D"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Data Wrangling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601685" y="1687286"/>
                                  <a:ext cx="603885" cy="42799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23A5AC4"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Individual Tweets</w:t>
                                    </w:r>
                                  </w:p>
                                  <w:p w14:paraId="13B8B818" w14:textId="77777777" w:rsidR="004D5EF8" w:rsidRPr="00943DDC" w:rsidRDefault="004D5EF8" w:rsidP="0065027C">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461657" y="304800"/>
                                  <a:ext cx="678180" cy="19558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0B808DE"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Tokenization</w:t>
                                    </w:r>
                                  </w:p>
                                  <w:p w14:paraId="2F38D93B" w14:textId="77777777" w:rsidR="004D5EF8" w:rsidRPr="00C46E14" w:rsidRDefault="004D5EF8" w:rsidP="0065027C">
                                    <w:pPr>
                                      <w:jc w:val="center"/>
                                      <w:rPr>
                                        <w:rFonts w:ascii="Times New Roman" w:hAnsi="Times New Roman" w:cs="Times New Roman"/>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83428" y="555172"/>
                                  <a:ext cx="640080" cy="2698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D862390"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483428" y="870857"/>
                                  <a:ext cx="640080" cy="4959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15B4117" w14:textId="77777777" w:rsidR="004D5EF8" w:rsidRPr="00943DDC" w:rsidRDefault="004D5EF8" w:rsidP="0065027C">
                                    <w:pPr>
                                      <w:jc w:val="center"/>
                                      <w:rPr>
                                        <w:sz w:val="18"/>
                                      </w:rPr>
                                    </w:pPr>
                                    <w:r w:rsidRPr="00C46E14">
                                      <w:rPr>
                                        <w:rFonts w:ascii="Times New Roman" w:hAnsi="Times New Roman" w:cs="Times New Roman"/>
                                        <w:sz w:val="14"/>
                                      </w:rPr>
                                      <w:t>Removing</w:t>
                                    </w:r>
                                    <w:r>
                                      <w:rPr>
                                        <w:sz w:val="14"/>
                                      </w:rPr>
                                      <w:t xml:space="preserve"> </w:t>
                                    </w:r>
                                    <w:r w:rsidRPr="00C46E14">
                                      <w:rPr>
                                        <w:rFonts w:ascii="Times New Roman" w:hAnsi="Times New Roman" w:cs="Times New Roman"/>
                                        <w:sz w:val="14"/>
                                      </w:rPr>
                                      <w:t>Punctuation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483428" y="1426029"/>
                                  <a:ext cx="640080" cy="4959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D18703D" w14:textId="77777777" w:rsidR="004D5EF8" w:rsidRPr="00C46E14" w:rsidRDefault="004D5EF8" w:rsidP="0065027C">
                                    <w:pPr>
                                      <w:jc w:val="center"/>
                                      <w:rPr>
                                        <w:rFonts w:ascii="Times New Roman" w:hAnsi="Times New Roman" w:cs="Times New Roman"/>
                                        <w:sz w:val="14"/>
                                      </w:rPr>
                                    </w:pPr>
                                    <w:r w:rsidRPr="00C46E14">
                                      <w:rPr>
                                        <w:rFonts w:ascii="Times New Roman" w:hAnsi="Times New Roman" w:cs="Times New Roman"/>
                                        <w:sz w:val="14"/>
                                      </w:rPr>
                                      <w:t>Stop words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83428" y="1970314"/>
                                  <a:ext cx="640080" cy="3587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63F82F6"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Case-Folding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83428" y="2362200"/>
                                  <a:ext cx="640080" cy="38989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2886D1"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Synonym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483428" y="2797629"/>
                                  <a:ext cx="640080" cy="5822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159E5C0"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Document-Term Matrix (TF-IDF)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3135085" y="1793422"/>
                                  <a:ext cx="254000" cy="127000"/>
                                </a:xfrm>
                                <a:prstGeom prst="rightArrow">
                                  <a:avLst/>
                                </a:prstGeom>
                                <a:solidFill>
                                  <a:schemeClr val="bg2">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Bent-Up Arrow 35"/>
                              <wps:cNvSpPr/>
                              <wps:spPr>
                                <a:xfrm rot="5400000">
                                  <a:off x="1724978" y="2772727"/>
                                  <a:ext cx="697865" cy="808355"/>
                                </a:xfrm>
                                <a:prstGeom prst="bentUpArrow">
                                  <a:avLst/>
                                </a:prstGeom>
                                <a:solidFill>
                                  <a:schemeClr val="bg2">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1436914" y="4005943"/>
                                  <a:ext cx="2214245" cy="257059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rved Up Arrow 37"/>
                              <wps:cNvSpPr/>
                              <wps:spPr>
                                <a:xfrm rot="5400000" flipV="1">
                                  <a:off x="2769144" y="3009174"/>
                                  <a:ext cx="4056063" cy="645162"/>
                                </a:xfrm>
                                <a:prstGeom prst="curvedUpArrow">
                                  <a:avLst>
                                    <a:gd name="adj1" fmla="val 25000"/>
                                    <a:gd name="adj2" fmla="val 50000"/>
                                    <a:gd name="adj3" fmla="val 25000"/>
                                  </a:avLst>
                                </a:prstGeom>
                                <a:solidFill>
                                  <a:schemeClr val="bg2">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122714" y="4713514"/>
                                  <a:ext cx="955675" cy="9766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2ECA1" w14:textId="77777777" w:rsidR="004D5EF8" w:rsidRPr="00110B6D" w:rsidRDefault="004D5EF8" w:rsidP="0065027C">
                                    <w:pPr>
                                      <w:spacing w:line="240" w:lineRule="auto"/>
                                      <w:jc w:val="center"/>
                                      <w:rPr>
                                        <w:b/>
                                      </w:rPr>
                                    </w:pPr>
                                    <w:r w:rsidRPr="00110B6D">
                                      <w:rPr>
                                        <w:b/>
                                        <w:sz w:val="18"/>
                                      </w:rPr>
                                      <w:t>AI/ML &amp; Visualization Module</w:t>
                                    </w:r>
                                  </w:p>
                                  <w:p w14:paraId="160CD6B3" w14:textId="77777777" w:rsidR="004D5EF8" w:rsidRPr="00110B6D" w:rsidRDefault="004D5EF8" w:rsidP="006502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2609850" y="3842657"/>
                                  <a:ext cx="0" cy="74410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642507" y="5867400"/>
                                  <a:ext cx="0" cy="85471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338942" y="5363936"/>
                                  <a:ext cx="62293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V="1">
                                  <a:off x="3254828" y="5363936"/>
                                  <a:ext cx="64071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07" name="Text Box 2"/>
                              <wps:cNvSpPr txBox="1">
                                <a:spLocks noChangeArrowheads="1"/>
                              </wps:cNvSpPr>
                              <wps:spPr bwMode="auto">
                                <a:xfrm>
                                  <a:off x="1502228" y="4212772"/>
                                  <a:ext cx="954405" cy="643255"/>
                                </a:xfrm>
                                <a:prstGeom prst="rect">
                                  <a:avLst/>
                                </a:prstGeom>
                                <a:noFill/>
                                <a:ln w="9525">
                                  <a:noFill/>
                                  <a:miter lim="800000"/>
                                  <a:headEnd/>
                                  <a:tailEnd/>
                                </a:ln>
                              </wps:spPr>
                              <wps:txbx>
                                <w:txbxContent>
                                  <w:p w14:paraId="4BEA6998" w14:textId="77777777" w:rsidR="004D5EF8" w:rsidRPr="00C46E14" w:rsidRDefault="004D5EF8" w:rsidP="0065027C">
                                    <w:pPr>
                                      <w:jc w:val="center"/>
                                      <w:rPr>
                                        <w:rFonts w:ascii="Times New Roman" w:hAnsi="Times New Roman" w:cs="Times New Roman"/>
                                        <w:b/>
                                      </w:rPr>
                                    </w:pPr>
                                    <w:r w:rsidRPr="00C46E14">
                                      <w:rPr>
                                        <w:rFonts w:ascii="Times New Roman" w:hAnsi="Times New Roman" w:cs="Times New Roman"/>
                                        <w:b/>
                                        <w:sz w:val="18"/>
                                      </w:rPr>
                                      <w:t>Tweet Sentiment Analyzer</w:t>
                                    </w:r>
                                  </w:p>
                                </w:txbxContent>
                              </wps:txbx>
                              <wps:bodyPr rot="0" vert="horz" wrap="square" lIns="91440" tIns="45720" rIns="91440" bIns="45720" anchor="t" anchorCtr="0">
                                <a:noAutofit/>
                              </wps:bodyPr>
                            </wps:wsp>
                            <wps:wsp>
                              <wps:cNvPr id="45" name="Text Box 2"/>
                              <wps:cNvSpPr txBox="1">
                                <a:spLocks noChangeArrowheads="1"/>
                              </wps:cNvSpPr>
                              <wps:spPr bwMode="auto">
                                <a:xfrm>
                                  <a:off x="2623457" y="4212772"/>
                                  <a:ext cx="954405" cy="647700"/>
                                </a:xfrm>
                                <a:prstGeom prst="rect">
                                  <a:avLst/>
                                </a:prstGeom>
                                <a:noFill/>
                                <a:ln w="9525">
                                  <a:noFill/>
                                  <a:miter lim="800000"/>
                                  <a:headEnd/>
                                  <a:tailEnd/>
                                </a:ln>
                              </wps:spPr>
                              <wps:txbx>
                                <w:txbxContent>
                                  <w:p w14:paraId="41FC64AF" w14:textId="77777777" w:rsidR="004D5EF8" w:rsidRPr="00C46E14" w:rsidRDefault="004D5EF8" w:rsidP="0065027C">
                                    <w:pPr>
                                      <w:jc w:val="center"/>
                                      <w:rPr>
                                        <w:rFonts w:ascii="Times New Roman" w:hAnsi="Times New Roman" w:cs="Times New Roman"/>
                                        <w:b/>
                                      </w:rPr>
                                    </w:pPr>
                                    <w:r w:rsidRPr="00C46E14">
                                      <w:rPr>
                                        <w:rFonts w:ascii="Times New Roman" w:hAnsi="Times New Roman" w:cs="Times New Roman"/>
                                        <w:b/>
                                        <w:sz w:val="18"/>
                                      </w:rPr>
                                      <w:t>Text Classification Module</w:t>
                                    </w:r>
                                  </w:p>
                                  <w:p w14:paraId="0AAF586E" w14:textId="77777777" w:rsidR="004D5EF8" w:rsidRPr="00C46E14" w:rsidRDefault="004D5EF8" w:rsidP="0065027C">
                                    <w:pPr>
                                      <w:jc w:val="center"/>
                                      <w:rPr>
                                        <w:rFonts w:ascii="Times New Roman" w:hAnsi="Times New Roman" w:cs="Times New Roman"/>
                                      </w:rPr>
                                    </w:pPr>
                                  </w:p>
                                </w:txbxContent>
                              </wps:txbx>
                              <wps:bodyPr rot="0" vert="horz" wrap="square" lIns="91440" tIns="45720" rIns="91440" bIns="45720" anchor="t" anchorCtr="0">
                                <a:noAutofit/>
                              </wps:bodyPr>
                            </wps:wsp>
                            <wps:wsp>
                              <wps:cNvPr id="46" name="Text Box 2"/>
                              <wps:cNvSpPr txBox="1">
                                <a:spLocks noChangeArrowheads="1"/>
                              </wps:cNvSpPr>
                              <wps:spPr bwMode="auto">
                                <a:xfrm>
                                  <a:off x="1524000" y="5693229"/>
                                  <a:ext cx="954405" cy="601980"/>
                                </a:xfrm>
                                <a:prstGeom prst="rect">
                                  <a:avLst/>
                                </a:prstGeom>
                                <a:solidFill>
                                  <a:srgbClr val="FFFFFF"/>
                                </a:solidFill>
                                <a:ln w="9525">
                                  <a:noFill/>
                                  <a:miter lim="800000"/>
                                  <a:headEnd/>
                                  <a:tailEnd/>
                                </a:ln>
                              </wps:spPr>
                              <wps:txbx>
                                <w:txbxContent>
                                  <w:p w14:paraId="4BF946F8" w14:textId="77777777" w:rsidR="004D5EF8" w:rsidRPr="000B4F2D" w:rsidRDefault="004D5EF8" w:rsidP="0065027C">
                                    <w:pPr>
                                      <w:jc w:val="center"/>
                                      <w:rPr>
                                        <w:rFonts w:ascii="Times New Roman" w:hAnsi="Times New Roman" w:cs="Times New Roman"/>
                                      </w:rPr>
                                    </w:pPr>
                                    <w:r w:rsidRPr="000B4F2D">
                                      <w:rPr>
                                        <w:rFonts w:ascii="Times New Roman" w:hAnsi="Times New Roman" w:cs="Times New Roman"/>
                                        <w:b/>
                                        <w:sz w:val="18"/>
                                      </w:rPr>
                                      <w:t>Visualization Module</w:t>
                                    </w:r>
                                  </w:p>
                                </w:txbxContent>
                              </wps:txbx>
                              <wps:bodyPr rot="0" vert="horz" wrap="square" lIns="91440" tIns="45720" rIns="91440" bIns="45720" anchor="t" anchorCtr="0">
                                <a:noAutofit/>
                              </wps:bodyPr>
                            </wps:wsp>
                            <wps:wsp>
                              <wps:cNvPr id="47" name="Text Box 2"/>
                              <wps:cNvSpPr txBox="1">
                                <a:spLocks noChangeArrowheads="1"/>
                              </wps:cNvSpPr>
                              <wps:spPr bwMode="auto">
                                <a:xfrm>
                                  <a:off x="2645228" y="5693229"/>
                                  <a:ext cx="954405" cy="612140"/>
                                </a:xfrm>
                                <a:prstGeom prst="rect">
                                  <a:avLst/>
                                </a:prstGeom>
                                <a:noFill/>
                                <a:ln w="9525">
                                  <a:noFill/>
                                  <a:miter lim="800000"/>
                                  <a:headEnd/>
                                  <a:tailEnd/>
                                </a:ln>
                              </wps:spPr>
                              <wps:txbx>
                                <w:txbxContent>
                                  <w:p w14:paraId="50BB2070" w14:textId="77777777" w:rsidR="004D5EF8" w:rsidRPr="00C46E14" w:rsidRDefault="004D5EF8" w:rsidP="0065027C">
                                    <w:pPr>
                                      <w:jc w:val="center"/>
                                      <w:rPr>
                                        <w:rFonts w:ascii="Times New Roman" w:hAnsi="Times New Roman" w:cs="Times New Roman"/>
                                        <w:b/>
                                        <w:sz w:val="18"/>
                                      </w:rPr>
                                    </w:pPr>
                                    <w:r w:rsidRPr="00C46E14">
                                      <w:rPr>
                                        <w:rFonts w:ascii="Times New Roman" w:hAnsi="Times New Roman" w:cs="Times New Roman"/>
                                        <w:b/>
                                        <w:sz w:val="18"/>
                                      </w:rPr>
                                      <w:t>Geo-Tagging       Module</w:t>
                                    </w:r>
                                  </w:p>
                                  <w:p w14:paraId="35D844DA" w14:textId="77777777" w:rsidR="004D5EF8" w:rsidRPr="00C27F80" w:rsidRDefault="004D5EF8" w:rsidP="0065027C">
                                    <w:pPr>
                                      <w:jc w:val="center"/>
                                    </w:pPr>
                                  </w:p>
                                </w:txbxContent>
                              </wps:txbx>
                              <wps:bodyPr rot="0" vert="horz" wrap="square" lIns="91440" tIns="45720" rIns="91440" bIns="45720" anchor="t" anchorCtr="0">
                                <a:noAutofit/>
                              </wps:bodyPr>
                            </wps:wsp>
                          </wpg:grpSp>
                          <wps:wsp>
                            <wps:cNvPr id="13" name="Rectangle 13"/>
                            <wps:cNvSpPr/>
                            <wps:spPr>
                              <a:xfrm>
                                <a:off x="0" y="0"/>
                                <a:ext cx="5730240" cy="7010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1AE79B6" id="Group 22" o:spid="_x0000_s1026" style="position:absolute;margin-left:0;margin-top:0;width:451.2pt;height:552pt;z-index:251659264;mso-width-relative:margin;mso-height-relative:margin" coordsize="57302,7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7" type="#_x0000_t13" style="position:absolute;left:11321;top:12926;width:4349;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QMEA&#10;AADaAAAADwAAAGRycy9kb3ducmV2LnhtbESPQYvCMBSE74L/ITxhL6KpIqLVKOqy4k2sXrw9mmdb&#10;2ryUJqv13xtB8DjMzDfMct2aStypcYVlBaNhBII4tbrgTMHl/DeYgXAeWWNlmRQ8ycF61e0sMdb2&#10;wSe6Jz4TAcIuRgW593UspUtzMuiGtiYO3s02Bn2QTSZ1g48AN5UcR9FUGiw4LORY0y6ntEz+jYIy&#10;uprtuH+c7iez37L/5N2cLolSP712swDhqfXf8Kd90Aom8L4Sb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ZFUDBAAAA2gAAAA8AAAAAAAAAAAAAAAAAmAIAAGRycy9kb3du&#10;cmV2LnhtbFBLBQYAAAAABAAEAPUAAACGAwAAAAA=&#10;" adj="11604" fillcolor="#c4bc96 [2414]" strokecolor="black [3200]" strokeweight="2pt"/>
                  <v:shapetype id="_x0000_t32" coordsize="21600,21600" o:spt="32" o:oned="t" path="m,l21600,21600e" filled="f">
                    <v:path arrowok="t" fillok="f" o:connecttype="none"/>
                    <o:lock v:ext="edit" shapetype="t"/>
                  </v:shapetype>
                  <v:shape id="Straight Arrow Connector 7" o:spid="_x0000_s1028" type="#_x0000_t32" style="position:absolute;left:12926;top:2775;width:51;height:250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aeycYAAADaAAAADwAAAGRycy9kb3ducmV2LnhtbESPQWvCQBSE70L/w/IKvYhuWotKdJXS&#10;WhCKgkYP3h7ZZ5I2+zbsribtr+8WCh6HmfmGmS87U4srOV9ZVvA4TEAQ51ZXXCg4ZO+DKQgfkDXW&#10;lknBN3lYLu56c0y1bXlH130oRISwT1FBGUKTSunzkgz6oW2Io3e2zmCI0hVSO2wj3NTyKUnG0mDF&#10;caHEhl5Lyr/2F6OANqvj2yT7+Txst8+jvh27U9Z+KPVw373MQATqwi38315rBRP4uxJv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2nsnGAAAA2gAAAA8AAAAAAAAA&#10;AAAAAAAAoQIAAGRycy9kb3ducmV2LnhtbFBLBQYAAAAABAAEAPkAAACUAwAAAAA=&#10;" strokecolor="black [3040]">
                    <v:stroke endarrow="open"/>
                  </v:shape>
                  <v:rect id="Rectangle 9" o:spid="_x0000_s1029" style="position:absolute;left:27976;top:1524;width:16370;height:35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group id="Group 14" o:spid="_x0000_s1030" style="position:absolute;width:57302;height:70104" coordsize="57302,70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6" o:spid="_x0000_s1031" style="position:absolute;left:2068;top:1850;width:51197;height:67221" coordsize="51197,6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Rounded Rectangle 1" o:spid="_x0000_s1032" style="position:absolute;top:16981;width:7918;height:6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1DF59CDC"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Twitter Streaming API</w:t>
                              </w:r>
                            </w:p>
                            <w:p w14:paraId="728F61E3" w14:textId="77777777" w:rsidR="004D5EF8" w:rsidRPr="00C46E14" w:rsidRDefault="004D5EF8" w:rsidP="0065027C">
                              <w:pPr>
                                <w:jc w:val="center"/>
                                <w:rPr>
                                  <w:rFonts w:ascii="Times New Roman" w:hAnsi="Times New Roman" w:cs="Times New Roman"/>
                                </w:rPr>
                              </w:pPr>
                            </w:p>
                          </w:txbxContent>
                        </v:textbox>
                      </v:roundrect>
                      <v:roundrect id="Rounded Rectangle 2" o:spid="_x0000_s1033" style="position:absolute;top:9252;width:7918;height:6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zKcEA&#10;AADaAAAADwAAAGRycy9kb3ducmV2LnhtbESPT4vCMBTE74LfITxhb5patlKrUbq7rIg3/4DXR/O2&#10;Ldu8lCZq/fZGEDwOM/MbZrnuTSOu1LnasoLpJAJBXFhdc6ngdPwdpyCcR9bYWCYFd3KwXg0HS8y0&#10;vfGergdfigBhl6GCyvs2k9IVFRl0E9sSB+/PdgZ9kF0pdYe3ADeNjKNoJg3WHBYqbOm7ouL/cDEK&#10;PGM0v+ymm6+k7u1nek5+8l2i1MeozxcgPPX+HX61t1pBDM8r4Qb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ysynBAAAA2gAAAA8AAAAAAAAAAAAAAAAAmAIAAGRycy9kb3du&#10;cmV2LnhtbFBLBQYAAAAABAAEAPUAAACGAwAAAAA=&#10;" fillcolor="white [3201]" strokecolor="black [3200]" strokeweight="2pt">
                        <v:textbox>
                          <w:txbxContent>
                            <w:p w14:paraId="1D8262CE"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Historical Tweets</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34" type="#_x0000_t132" style="position:absolute;left:14151;top:5225;width:6864;height:20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zr74A&#10;AADaAAAADwAAAGRycy9kb3ducmV2LnhtbESPzQrCMBCE74LvEFbwpqkK/lSjiCCIF7X6AEuztsVm&#10;U5pY69sbQfA4zMw3zGrTmlI0VLvCsoLRMAJBnFpdcKbgdt0P5iCcR9ZYWiYFb3KwWXc7K4y1ffGF&#10;msRnIkDYxagg976KpXRpTgbd0FbEwbvb2qAPss6krvEV4KaU4yiaSoMFh4UcK9rllD6Sp1FwPpq3&#10;nsnocbgtdvI5q042cY1S/V67XYLw1Pp/+Nc+aAUT+F4JN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mLc6++AAAA2gAAAA8AAAAAAAAAAAAAAAAAmAIAAGRycy9kb3ducmV2&#10;LnhtbFBLBQYAAAAABAAEAPUAAACDAwAAAAA=&#10;" fillcolor="white [3201]" strokecolor="black [3200]" strokeweight="2pt">
                        <v:textbox>
                          <w:txbxContent>
                            <w:p w14:paraId="7FC76569" w14:textId="77777777" w:rsidR="004D5EF8" w:rsidRPr="00C46E14" w:rsidRDefault="004D5EF8" w:rsidP="0065027C">
                              <w:pPr>
                                <w:spacing w:line="240" w:lineRule="auto"/>
                                <w:jc w:val="center"/>
                                <w:rPr>
                                  <w:rFonts w:ascii="Times New Roman" w:hAnsi="Times New Roman" w:cs="Times New Roman"/>
                                  <w:sz w:val="20"/>
                                  <w:szCs w:val="20"/>
                                </w:rPr>
                              </w:pPr>
                              <w:r w:rsidRPr="00C46E14">
                                <w:rPr>
                                  <w:rFonts w:ascii="Times New Roman" w:hAnsi="Times New Roman" w:cs="Times New Roman"/>
                                  <w:sz w:val="16"/>
                                  <w:szCs w:val="20"/>
                                </w:rPr>
                                <w:t>Data Storage (Relational DB / CSV)</w:t>
                              </w:r>
                            </w:p>
                          </w:txbxContent>
                        </v:textbox>
                      </v:shape>
                      <v:shape id="Right Arrow 5" o:spid="_x0000_s1035" type="#_x0000_t13" style="position:absolute;left:9252;top:17934;width:4350;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w28QA&#10;AADaAAAADwAAAGRycy9kb3ducmV2LnhtbESPQWvCQBSE7wX/w/IEL0E3Bis2dRUbsfRWGr309si+&#10;JiHZtyG71eTfdwWhx2FmvmG2+8G04kq9qy0rWC5iEMSF1TWXCi7n03wDwnlkja1lUjCSg/1u8rTF&#10;VNsbf9E196UIEHYpKqi871IpXVGRQbewHXHwfmxv0AfZl1L3eAtw08okjtfSYM1hocKOsoqKJv81&#10;Cpr427wl0ef6fbU5NtHI2QtdcqVm0+HwCsLT4P/Dj/aHVvAM9yvhB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VsNvEAAAA2gAAAA8AAAAAAAAAAAAAAAAAmAIAAGRycy9k&#10;b3ducmV2LnhtbFBLBQYAAAAABAAEAPUAAACJAwAAAAA=&#10;" adj="11604" fillcolor="#c4bc96 [2414]" strokecolor="black [3200]" strokeweight="2pt"/>
                      <v:rect id="Rectangle 8" o:spid="_x0000_s1036" style="position:absolute;left:5225;width:11366;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1DDF3214" w14:textId="77777777" w:rsidR="004D5EF8" w:rsidRPr="00C46E14" w:rsidRDefault="004D5EF8" w:rsidP="0065027C">
                              <w:pPr>
                                <w:spacing w:line="240" w:lineRule="auto"/>
                                <w:jc w:val="center"/>
                                <w:rPr>
                                  <w:rFonts w:ascii="Times New Roman" w:hAnsi="Times New Roman" w:cs="Times New Roman"/>
                                </w:rPr>
                              </w:pPr>
                              <w:r w:rsidRPr="00C46E14">
                                <w:rPr>
                                  <w:rFonts w:ascii="Times New Roman" w:hAnsi="Times New Roman" w:cs="Times New Roman"/>
                                  <w:sz w:val="18"/>
                                </w:rPr>
                                <w:t>Duplicate Removal</w:t>
                              </w:r>
                            </w:p>
                            <w:p w14:paraId="1690F7F1" w14:textId="77777777" w:rsidR="004D5EF8" w:rsidRPr="00C46E14" w:rsidRDefault="004D5EF8" w:rsidP="0065027C">
                              <w:pPr>
                                <w:jc w:val="center"/>
                                <w:rPr>
                                  <w:rFonts w:ascii="Times New Roman" w:hAnsi="Times New Roman" w:cs="Times New Roman"/>
                                </w:rPr>
                              </w:pPr>
                            </w:p>
                          </w:txbxContent>
                        </v:textbox>
                      </v:rect>
                      <v:roundrect id="Rounded Rectangle 10" o:spid="_x0000_s1037" style="position:absolute;left:34181;top:1850;width:7709;height:326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eW8QA&#10;AADbAAAADwAAAGRycy9kb3ducmV2LnhtbESPQWvCQBCF70L/wzKFXqTZ2IK2qauIIHgoRdP8gCE7&#10;TdJmZ0N2TeK/dw4FbzO8N+99s95OrlUD9aHxbGCRpKCIS28brgwU34fnN1AhIltsPZOBKwXYbh5m&#10;a8ysH/lMQx4rJSEcMjRQx9hlWoeyJoch8R2xaD++dxhl7Sttexwl3LX6JU2X2mHD0lBjR/uayr/8&#10;4gwcP9N5QfhVnkKrV/PX9+Xpd4/GPD1Ouw9QkaZ4N/9fH63gC738IgPo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gXlvEAAAA2wAAAA8AAAAAAAAAAAAAAAAAmAIAAGRycy9k&#10;b3ducmV2LnhtbFBLBQYAAAAABAAEAPUAAACJAwAAAAA=&#10;" fillcolor="white [3201]" strokecolor="black [3200]" strokeweight="1.5pt"/>
                      <v:rect id="Rectangle 11" o:spid="_x0000_s1038" style="position:absolute;left:27867;width:11366;height:2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n0L0A&#10;AADbAAAADwAAAGRycy9kb3ducmV2LnhtbERPS4vCMBC+L/gfwgh7W9N6WJZqLFoRZG8+wOvQjE0x&#10;mZQm1vrvzYKwt/n4nrMsR2fFQH1oPSvIZxkI4trrlhsF59Pu6wdEiMgarWdS8KQA5WryscRC+wcf&#10;aDjGRqQQDgUqMDF2hZShNuQwzHxHnLir7x3GBPtG6h4fKdxZOc+yb+mw5dRgsKPKUH073p2CcXNB&#10;6a2hK0qX/Q67fJtXVqnP6bhegIg0xn/x273XaX4Of7+kA+Tq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87n0L0AAADbAAAADwAAAAAAAAAAAAAAAACYAgAAZHJzL2Rvd25yZXYu&#10;eG1sUEsFBgAAAAAEAAQA9QAAAIIDAAAAAA==&#10;" filled="f" stroked="f">
                        <v:textbox>
                          <w:txbxContent>
                            <w:p w14:paraId="46244A5D"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Data Wrangling Module</w:t>
                              </w:r>
                            </w:p>
                          </w:txbxContent>
                        </v:textbox>
                      </v:rect>
                      <v:rect id="Rectangle 12" o:spid="_x0000_s1039" style="position:absolute;left:26016;top:16872;width:6039;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5p70A&#10;AADbAAAADwAAAGRycy9kb3ducmV2LnhtbERPTYvCMBC9L+x/CCN4W9N6EKnGsnYRxJvugtehGZuy&#10;yaQ0sdZ/bwTB2zze56zL0VkxUB9azwryWQaCuPa65UbB3+/uawkiRGSN1jMpuFOAcvP5scZC+xsf&#10;aTjFRqQQDgUqMDF2hZShNuQwzHxHnLiL7x3GBPtG6h5vKdxZOc+yhXTYcmow2FFlqP4/XZ2CcXtG&#10;6a2hC0qXHYZd/pNXVqnpZPxegYg0xrf45d7rNH8Oz1/SAXLz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xx5p70AAADbAAAADwAAAAAAAAAAAAAAAACYAgAAZHJzL2Rvd25yZXYu&#10;eG1sUEsFBgAAAAAEAAQA9QAAAIIDAAAAAA==&#10;" filled="f" stroked="f">
                        <v:textbox>
                          <w:txbxContent>
                            <w:p w14:paraId="023A5AC4"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Individual Tweets</w:t>
                              </w:r>
                            </w:p>
                            <w:p w14:paraId="13B8B818" w14:textId="77777777" w:rsidR="004D5EF8" w:rsidRPr="00943DDC" w:rsidRDefault="004D5EF8" w:rsidP="0065027C">
                              <w:pPr>
                                <w:jc w:val="center"/>
                                <w:rPr>
                                  <w:sz w:val="18"/>
                                </w:rPr>
                              </w:pPr>
                            </w:p>
                          </w:txbxContent>
                        </v:textbox>
                      </v:rect>
                      <v:rect id="Rectangle 15" o:spid="_x0000_s1040" style="position:absolute;left:34616;top:3048;width:6782;height:1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8EF8MA&#10;AADbAAAADwAAAGRycy9kb3ducmV2LnhtbESPQYvCMBCF74L/IYzgbU0t6Eo1iiws68WDXbEeh2Zs&#10;q82k20St/94IC95meO9982ax6kwtbtS6yrKC8SgCQZxbXXGhYP/7/TED4TyyxtoyKXiQg9Wy31tg&#10;ou2dd3RLfSEChF2CCkrvm0RKl5dk0I1sQxy0k20N+rC2hdQt3gPc1DKOoqk0WHG4UGJDXyXll/Rq&#10;AuX8lzp//cm2R7OV9vNgsngcKzUcdOs5CE+df5v/0xsd6k/g9UsY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8EF8MAAADbAAAADwAAAAAAAAAAAAAAAACYAgAAZHJzL2Rv&#10;d25yZXYueG1sUEsFBgAAAAAEAAQA9QAAAIgDAAAAAA==&#10;" fillcolor="white [3201]" strokecolor="black [3200]">
                        <v:textbox>
                          <w:txbxContent>
                            <w:p w14:paraId="00B808DE"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Tokenization</w:t>
                              </w:r>
                            </w:p>
                            <w:p w14:paraId="2F38D93B" w14:textId="77777777" w:rsidR="004D5EF8" w:rsidRPr="00C46E14" w:rsidRDefault="004D5EF8" w:rsidP="0065027C">
                              <w:pPr>
                                <w:jc w:val="center"/>
                                <w:rPr>
                                  <w:rFonts w:ascii="Times New Roman" w:hAnsi="Times New Roman" w:cs="Times New Roman"/>
                                  <w:sz w:val="18"/>
                                </w:rPr>
                              </w:pPr>
                            </w:p>
                          </w:txbxContent>
                        </v:textbox>
                      </v:rect>
                      <v:rect id="Rectangle 16" o:spid="_x0000_s1041" style="position:absolute;left:34834;top:5551;width:6401;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aYMMA&#10;AADbAAAADwAAAGRycy9kb3ducmV2LnhtbESPQYvCMBCF7wv+hzCCtzVtDyrVWESQ9eLBrqjHoRnb&#10;ajPpNlHrvzcLC3ub4b33zZtF1ptGPKhztWUF8TgCQVxYXXOp4PC9+ZyBcB5ZY2OZFLzIQbYcfCww&#10;1fbJe3rkvhQBwi5FBZX3bSqlKyoy6Ma2JQ7axXYGfVi7UuoOnwFuGplE0UQarDlcqLCldUXFLb+b&#10;QLn+5M7fv067s9lJOz2aUxInSo2G/WoOwlPv/81/6a0O9Sfw+0sYQC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2aYMMAAADbAAAADwAAAAAAAAAAAAAAAACYAgAAZHJzL2Rv&#10;d25yZXYueG1sUEsFBgAAAAAEAAQA9QAAAIgDAAAAAA==&#10;" fillcolor="white [3201]" strokecolor="black [3200]">
                        <v:textbox>
                          <w:txbxContent>
                            <w:p w14:paraId="1D862390"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Stemming</w:t>
                              </w:r>
                            </w:p>
                          </w:txbxContent>
                        </v:textbox>
                      </v:rect>
                      <v:rect id="Rectangle 17" o:spid="_x0000_s1042" style="position:absolute;left:34834;top:8708;width:6401;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8QA&#10;AADbAAAADwAAAGRycy9kb3ducmV2LnhtbESPQWuDQBCF74H+h2UCvSWrHppgXSUESnvJoTYkPQ7u&#10;VG3cWeuuxv77biGQ2wzvvW/eZMVsOjHR4FrLCuJ1BIK4srrlWsHx42W1BeE8ssbOMin4JQdF/rDI&#10;MNX2yu80lb4WAcIuRQWN930qpasaMujWticO2pcdDPqwDrXUA14D3HQyiaInabDlcKHBnvYNVZdy&#10;NIHy/VM6P76eD5/mIO3mZM5JnCj1uJx3zyA8zf5uvqXfdKi/gf9fwgA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hP/vEAAAA2wAAAA8AAAAAAAAAAAAAAAAAmAIAAGRycy9k&#10;b3ducmV2LnhtbFBLBQYAAAAABAAEAPUAAACJAwAAAAA=&#10;" fillcolor="white [3201]" strokecolor="black [3200]">
                        <v:textbox>
                          <w:txbxContent>
                            <w:p w14:paraId="615B4117" w14:textId="77777777" w:rsidR="004D5EF8" w:rsidRPr="00943DDC" w:rsidRDefault="004D5EF8" w:rsidP="0065027C">
                              <w:pPr>
                                <w:jc w:val="center"/>
                                <w:rPr>
                                  <w:sz w:val="18"/>
                                </w:rPr>
                              </w:pPr>
                              <w:r w:rsidRPr="00C46E14">
                                <w:rPr>
                                  <w:rFonts w:ascii="Times New Roman" w:hAnsi="Times New Roman" w:cs="Times New Roman"/>
                                  <w:sz w:val="14"/>
                                </w:rPr>
                                <w:t>Removing</w:t>
                              </w:r>
                              <w:r>
                                <w:rPr>
                                  <w:sz w:val="14"/>
                                </w:rPr>
                                <w:t xml:space="preserve"> </w:t>
                              </w:r>
                              <w:r w:rsidRPr="00C46E14">
                                <w:rPr>
                                  <w:rFonts w:ascii="Times New Roman" w:hAnsi="Times New Roman" w:cs="Times New Roman"/>
                                  <w:sz w:val="14"/>
                                </w:rPr>
                                <w:t>Punctuation</w:t>
                              </w:r>
                            </w:p>
                          </w:txbxContent>
                        </v:textbox>
                      </v:rect>
                      <v:rect id="Rectangle 18" o:spid="_x0000_s1043" style="position:absolute;left:34834;top:14260;width:6401;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ricMA&#10;AADbAAAADwAAAGRycy9kb3ducmV2LnhtbESPMW/CQAyFdyT+w8lIbHAhQ4sCl6hCQu3CQIqA0cq5&#10;SdqcL80dkP77eqjU7Vl+/vzethhdp+40hNazgdUyAUVcedtybeD0vl+sQYWIbLHzTAZ+KECRTydb&#10;zKx/8JHuZayVQDhkaKCJsc+0DlVDDsPS98Sy+/CDwyjjUGs74EPgrtNpkjxphy3LhwZ72jVUfZU3&#10;J5TP7zLE2+vlcHUH7Z/P7pKuUmPms/FlAyrSGP/Nf9dvVuJLWOkiAn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6ricMAAADbAAAADwAAAAAAAAAAAAAAAACYAgAAZHJzL2Rv&#10;d25yZXYueG1sUEsFBgAAAAAEAAQA9QAAAIgDAAAAAA==&#10;" fillcolor="white [3201]" strokecolor="black [3200]">
                        <v:textbox>
                          <w:txbxContent>
                            <w:p w14:paraId="2D18703D" w14:textId="77777777" w:rsidR="004D5EF8" w:rsidRPr="00C46E14" w:rsidRDefault="004D5EF8" w:rsidP="0065027C">
                              <w:pPr>
                                <w:jc w:val="center"/>
                                <w:rPr>
                                  <w:rFonts w:ascii="Times New Roman" w:hAnsi="Times New Roman" w:cs="Times New Roman"/>
                                  <w:sz w:val="14"/>
                                </w:rPr>
                              </w:pPr>
                              <w:r w:rsidRPr="00C46E14">
                                <w:rPr>
                                  <w:rFonts w:ascii="Times New Roman" w:hAnsi="Times New Roman" w:cs="Times New Roman"/>
                                  <w:sz w:val="14"/>
                                </w:rPr>
                                <w:t>Stop words Removal</w:t>
                              </w:r>
                            </w:p>
                          </w:txbxContent>
                        </v:textbox>
                      </v:rect>
                      <v:rect id="Rectangle 19" o:spid="_x0000_s1044" style="position:absolute;left:34834;top:19703;width:6401;height: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EsMA&#10;AADbAAAADwAAAGRycy9kb3ducmV2LnhtbESPQYvCMBCF74L/IYzgbU3tQddqFFlY1osHu2I9Ds3Y&#10;VptJt4la/70RFrzN8N775s1i1Zla3Kh1lWUF41EEgji3uuJCwf73++MThPPIGmvLpOBBDlbLfm+B&#10;ibZ33tEt9YUIEHYJKii9bxIpXV6SQTeyDXHQTrY16MPaFlK3eA9wU8s4iibSYMXhQokNfZWUX9Kr&#10;CZTzX+r89SfbHs1W2unBZPE4Vmo46NZzEJ46/zb/pzc61J/B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OEsMAAADbAAAADwAAAAAAAAAAAAAAAACYAgAAZHJzL2Rv&#10;d25yZXYueG1sUEsFBgAAAAAEAAQA9QAAAIgDAAAAAA==&#10;" fillcolor="white [3201]" strokecolor="black [3200]">
                        <v:textbox>
                          <w:txbxContent>
                            <w:p w14:paraId="363F82F6"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Case-Folding</w:t>
                              </w:r>
                            </w:p>
                          </w:txbxContent>
                        </v:textbox>
                      </v:rect>
                      <v:rect id="Rectangle 20" o:spid="_x0000_s1045" style="position:absolute;left:34834;top:23622;width:6401;height:3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tMsMA&#10;AADbAAAADwAAAGRycy9kb3ducmV2LnhtbESPsW7CQAyGdyTe4WQkNriQoUWBS1QhoXZhIEXAaOXc&#10;JG3Ol+YOSN++Hip1tH7/n/1ti9F16k5DaD0bWC0TUMSVty3XBk7v+8UaVIjIFjvPZOCHAhT5dLLF&#10;zPoHH+lexloJhEOGBpoY+0zrUDXkMCx9TyzZhx8cRhmHWtsBHwJ3nU6T5Ek7bFkuNNjTrqHqq7w5&#10;oXx+lyHeXi+Hqzto/3x2l3SVGjOfjS8bUJHG+L/8136zBlL5XlzEA3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RtMsMAAADbAAAADwAAAAAAAAAAAAAAAACYAgAAZHJzL2Rv&#10;d25yZXYueG1sUEsFBgAAAAAEAAQA9QAAAIgDAAAAAA==&#10;" fillcolor="white [3201]" strokecolor="black [3200]">
                        <v:textbox>
                          <w:txbxContent>
                            <w:p w14:paraId="542886D1"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Synonym Check</w:t>
                              </w:r>
                            </w:p>
                          </w:txbxContent>
                        </v:textbox>
                      </v:rect>
                      <v:rect id="Rectangle 21" o:spid="_x0000_s1046" style="position:absolute;left:34834;top:27976;width:6401;height:5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qcEA&#10;AADbAAAADwAAAGRycy9kb3ducmV2LnhtbESPQYvCMBSE7wv+h/AEb2vaHnSpRhFB9OJh66IeH82z&#10;rTYvtYna/fdGEDwOM/MNM513phZ3al1lWUE8jEAQ51ZXXCj4262+f0A4j6yxtkwK/snBfNb7mmKq&#10;7YN/6Z75QgQIuxQVlN43qZQuL8mgG9qGOHgn2xr0QbaF1C0+AtzUMomikTRYcVgosaFlSfklu5lA&#10;OV8z52/rw/ZottKO9+aQxIlSg363mIDw1PlP+N3eaAVJDK8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yKnBAAAA2wAAAA8AAAAAAAAAAAAAAAAAmAIAAGRycy9kb3du&#10;cmV2LnhtbFBLBQYAAAAABAAEAPUAAACGAwAAAAA=&#10;" fillcolor="white [3201]" strokecolor="black [3200]">
                        <v:textbox>
                          <w:txbxContent>
                            <w:p w14:paraId="0159E5C0" w14:textId="77777777" w:rsidR="004D5EF8" w:rsidRPr="00C46E14" w:rsidRDefault="004D5EF8" w:rsidP="0065027C">
                              <w:pPr>
                                <w:jc w:val="center"/>
                                <w:rPr>
                                  <w:rFonts w:ascii="Times New Roman" w:hAnsi="Times New Roman" w:cs="Times New Roman"/>
                                  <w:sz w:val="18"/>
                                </w:rPr>
                              </w:pPr>
                              <w:r w:rsidRPr="00C46E14">
                                <w:rPr>
                                  <w:rFonts w:ascii="Times New Roman" w:hAnsi="Times New Roman" w:cs="Times New Roman"/>
                                  <w:sz w:val="14"/>
                                </w:rPr>
                                <w:t>Document-Term Matrix (TF-IDF)</w:t>
                              </w:r>
                            </w:p>
                          </w:txbxContent>
                        </v:textbox>
                      </v:rect>
                      <v:shape id="Right Arrow 25" o:spid="_x0000_s1047" type="#_x0000_t13" style="position:absolute;left:31350;top:17934;width:254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vlMUA&#10;AADbAAAADwAAAGRycy9kb3ducmV2LnhtbESP0WrCQBRE3wv+w3KFvtWN0kpI3QQRBGnzUFM/4Jq9&#10;zabN3o3Zrca/7wpCH4eZOcOsitF24kyDbx0rmM8SEMS10y03Cg6f26cUhA/IGjvHpOBKHop88rDC&#10;TLsL7+lchUZECPsMFZgQ+kxKXxuy6GeuJ47elxsshiiHRuoBLxFuO7lIkqW02HJcMNjTxlD9U/1a&#10;BetrWdUmff7Yl6e3jW/Kd/5eHpV6nI7rVxCBxvAfvrd3WsHiBW5f4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UxQAAANsAAAAPAAAAAAAAAAAAAAAAAJgCAABkcnMv&#10;ZG93bnJldi54bWxQSwUGAAAAAAQABAD1AAAAigMAAAAA&#10;" fillcolor="#c4bc96 [2414]" strokecolor="black [3200]" strokeweight="1.5pt"/>
                      <v:shape id="Bent-Up Arrow 35" o:spid="_x0000_s1048" style="position:absolute;left:17249;top:27727;width:6979;height:8083;rotation:90;visibility:visible;mso-wrap-style:square;v-text-anchor:middle" coordsize="697865,80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Oc78A&#10;AADbAAAADwAAAGRycy9kb3ducmV2LnhtbESPSwvCMBCE74L/IazgTVOfSDWK+ACvVj14W5q1LTab&#10;0kSt/94IgsdhZr5hFqvGlOJJtSssKxj0IxDEqdUFZwrOp31vBsJ5ZI2lZVLwJgerZbu1wFjbFx/p&#10;mfhMBAi7GBXk3lexlC7NyaDr24o4eDdbG/RB1pnUNb4C3JRyGEVTabDgsJBjRZuc0nvyMApOx/t6&#10;ZvfJSO6uj23CNNiM3UWpbqdZz0F4avw//GsftILRB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EY5zvwAAANsAAAAPAAAAAAAAAAAAAAAAAJgCAABkcnMvZG93bnJl&#10;di54bWxQSwUGAAAAAAQABAD1AAAAhAMAAAAA&#10;" path="m,633889r436166,l436166,174466r-87233,l523399,,697865,174466r-87233,l610632,808355,,808355,,633889xe" fillcolor="#c4bc96 [2414]" strokecolor="black [3213]" strokeweight="2pt">
                        <v:path arrowok="t" o:connecttype="custom" o:connectlocs="0,633889;436166,633889;436166,174466;348933,174466;523399,0;697865,174466;610632,174466;610632,808355;0,808355;0,633889" o:connectangles="0,0,0,0,0,0,0,0,0,0"/>
                      </v:shape>
                      <v:roundrect id="Rounded Rectangle 36" o:spid="_x0000_s1049" style="position:absolute;left:14369;top:40059;width:22142;height:257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R6YMQA&#10;AADbAAAADwAAAGRycy9kb3ducmV2LnhtbESPW2sCMRSE3wv+h3AEX0rNamGRrVFEFFTwoV6gj4fN&#10;2UvdnCxJ1PXfN0LBx2FmvmGm88404kbO15YVjIYJCOLc6ppLBafj+mMCwgdkjY1lUvAgD/NZ722K&#10;mbZ3/qbbIZQiQthnqKAKoc2k9HlFBv3QtsTRK6wzGKJ0pdQO7xFuGjlOklQarDkuVNjSsqL8crga&#10;Bavfn8Rty9q2xe5hZbE/v7v0rNSg3y2+QATqwiv8395oBZ8p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emDEAAAA2wAAAA8AAAAAAAAAAAAAAAAAmAIAAGRycy9k&#10;b3ducmV2LnhtbFBLBQYAAAAABAAEAPUAAACJAwAAAAA=&#10;" fillcolor="white [3201]" strokecolor="black [3213]"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7" o:spid="_x0000_s1050" type="#_x0000_t104" style="position:absolute;left:27691;top:30091;width:40560;height:6452;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6xMQA&#10;AADbAAAADwAAAGRycy9kb3ducmV2LnhtbESPQWvCQBSE7wX/w/KE3upGhSqpq0RpS2/FmPb8mn0m&#10;0ezbNLtN4r93C4LHYWa+YVabwdSio9ZVlhVMJxEI4tzqigsF2eHtaQnCeWSNtWVScCEHm/XoYYWx&#10;tj3vqUt9IQKEXYwKSu+bWEqXl2TQTWxDHLyjbQ36INtC6hb7ADe1nEXRszRYcVgosaFdSfk5/TMK&#10;fi/bpMi+ZHbY8c/7/Ht43Z8+I6Uex0PyAsLT4O/hW/tDK5gv4P9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sTEAAAA2wAAAA8AAAAAAAAAAAAAAAAAmAIAAGRycy9k&#10;b3ducmV2LnhtbFBLBQYAAAAABAAEAPUAAACJAwAAAAA=&#10;" adj="19882,21170,5400" fillcolor="#c4bc96 [2414]" strokecolor="black [3213]" strokeweight="2pt"/>
                      <v:oval id="Oval 38" o:spid="_x0000_s1051" style="position:absolute;left:21227;top:47135;width:9556;height:9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fillcolor="white [3201]" strokecolor="black [3213]" strokeweight="2pt">
                        <v:textbox>
                          <w:txbxContent>
                            <w:p w14:paraId="6912ECA1" w14:textId="77777777" w:rsidR="004D5EF8" w:rsidRPr="00110B6D" w:rsidRDefault="004D5EF8" w:rsidP="0065027C">
                              <w:pPr>
                                <w:spacing w:line="240" w:lineRule="auto"/>
                                <w:jc w:val="center"/>
                                <w:rPr>
                                  <w:b/>
                                </w:rPr>
                              </w:pPr>
                              <w:r w:rsidRPr="00110B6D">
                                <w:rPr>
                                  <w:b/>
                                  <w:sz w:val="18"/>
                                </w:rPr>
                                <w:t>AI/ML &amp; Visualization Module</w:t>
                              </w:r>
                            </w:p>
                            <w:p w14:paraId="160CD6B3" w14:textId="77777777" w:rsidR="004D5EF8" w:rsidRPr="00110B6D" w:rsidRDefault="004D5EF8" w:rsidP="0065027C">
                              <w:pPr>
                                <w:jc w:val="center"/>
                              </w:pPr>
                            </w:p>
                          </w:txbxContent>
                        </v:textbox>
                      </v:oval>
                      <v:line id="Straight Connector 41" o:spid="_x0000_s1052" style="position:absolute;visibility:visible;mso-wrap-style:square" from="26098,38426" to="26098,45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EYsIAAADbAAAADwAAAGRycy9kb3ducmV2LnhtbESPQYvCMBSE74L/ITzBm6aKuFKNIkJB&#10;WFxZ9eDx0TybYvNSmmyt/34jCB6HmfmGWW06W4mWGl86VjAZJyCIc6dLLhRcztloAcIHZI2VY1Lw&#10;JA+bdb+3wlS7B/9SewqFiBD2KSowIdSplD43ZNGPXU0cvZtrLIYom0LqBh8Rbis5TZK5tFhyXDBY&#10;085Qfj/9WQXFlbT9vuyPX+2hvd2Puyz5MZlSw0G3XYII1IVP+N3eawWzCby+x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pEYsIAAADbAAAADwAAAAAAAAAAAAAA&#10;AAChAgAAZHJzL2Rvd25yZXYueG1sUEsFBgAAAAAEAAQA+QAAAJADAAAAAA==&#10;" strokecolor="black [3213]" strokeweight="2.25pt"/>
                      <v:line id="Straight Connector 42" o:spid="_x0000_s1053" style="position:absolute;visibility:visible;mso-wrap-style:square" from="26425,58674" to="26425,67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aFcIAAADbAAAADwAAAGRycy9kb3ducmV2LnhtbESPQYvCMBSE78L+h/AWvGmqiErXKCIU&#10;hGUVq4c9PppnU2xeSpOt3X9vBMHjMDPfMKtNb2vRUesrxwom4wQEceF0xaWCyzkbLUH4gKyxdkwK&#10;/snDZv0xWGGq3Z1P1OWhFBHCPkUFJoQmldIXhiz6sWuIo3d1rcUQZVtK3eI9wm0tp0kylxYrjgsG&#10;G9oZKm75n1VQ/pK235f9cdH9dNfbcZclB5MpNfzst18gAvXhHX6191rBb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jaFcIAAADbAAAADwAAAAAAAAAAAAAA&#10;AAChAgAAZHJzL2Rvd25yZXYueG1sUEsFBgAAAAAEAAQA+QAAAJADAAAAAA==&#10;" strokecolor="black [3213]" strokeweight="2.25pt"/>
                      <v:line id="Straight Connector 43" o:spid="_x0000_s1054" style="position:absolute;visibility:visible;mso-wrap-style:square" from="13389,53639" to="19618,53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isMAAADbAAAADwAAAGRycy9kb3ducmV2LnhtbESPT2sCMRTE7wW/Q3iCt5r1D0VWo4hS&#10;scfqgh4fm+dmcfOyJOm69tM3hUKPw8z8hlltetuIjnyoHSuYjDMQxKXTNVcKivP76wJEiMgaG8ek&#10;4EkBNuvBywpz7R78Sd0pViJBOOSowMTY5lKG0pDFMHYtcfJuzluMSfpKao+PBLeNnGbZm7RYc1ow&#10;2NLOUHk/fVkF14Mpyn3lP+aX7DrteHb331goNRr22yWISH38D/+1j1rBfAa/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82orDAAAA2wAAAA8AAAAAAAAAAAAA&#10;AAAAoQIAAGRycy9kb3ducmV2LnhtbFBLBQYAAAAABAAEAPkAAACRAwAAAAA=&#10;" strokecolor="black [3040]" strokeweight="2.25pt"/>
                      <v:line id="Straight Connector 44" o:spid="_x0000_s1055" style="position:absolute;flip:y;visibility:visible;mso-wrap-style:square" from="32548,53639" to="38955,53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zalMQAAADbAAAADwAAAGRycy9kb3ducmV2LnhtbESP3WrCQBSE7wu+w3IK3pS68a+0qWsQ&#10;UbDojdYHOGSPSWj2bNjdmPj2riD0cpiZb5hF1ptaXMn5yrKC8SgBQZxbXXGh4Py7ff8E4QOyxtoy&#10;KbiRh2w5eFlgqm3HR7qeQiEihH2KCsoQmlRKn5dk0I9sQxy9i3UGQ5SukNphF+GmlpMk+ZAGK44L&#10;JTa0Lin/O7VGgaf2EJpuffvaX6Zv/U++Oc/rRKnha7/6BhGoD//hZ3unFcx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NqUxAAAANsAAAAPAAAAAAAAAAAA&#10;AAAAAKECAABkcnMvZG93bnJldi54bWxQSwUGAAAAAAQABAD5AAAAkgMAAAAA&#10;" strokecolor="black [3040]" strokeweight="2.25pt"/>
                      <v:shapetype id="_x0000_t202" coordsize="21600,21600" o:spt="202" path="m,l,21600r21600,l21600,xe">
                        <v:stroke joinstyle="miter"/>
                        <v:path gradientshapeok="t" o:connecttype="rect"/>
                      </v:shapetype>
                      <v:shape id="Text Box 2" o:spid="_x0000_s1056" type="#_x0000_t202" style="position:absolute;left:15022;top:42127;width:9544;height:6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14:paraId="4BEA6998" w14:textId="77777777" w:rsidR="004D5EF8" w:rsidRPr="00C46E14" w:rsidRDefault="004D5EF8" w:rsidP="0065027C">
                              <w:pPr>
                                <w:jc w:val="center"/>
                                <w:rPr>
                                  <w:rFonts w:ascii="Times New Roman" w:hAnsi="Times New Roman" w:cs="Times New Roman"/>
                                  <w:b/>
                                </w:rPr>
                              </w:pPr>
                              <w:r w:rsidRPr="00C46E14">
                                <w:rPr>
                                  <w:rFonts w:ascii="Times New Roman" w:hAnsi="Times New Roman" w:cs="Times New Roman"/>
                                  <w:b/>
                                  <w:sz w:val="18"/>
                                </w:rPr>
                                <w:t>Tweet Sentiment Analyzer</w:t>
                              </w:r>
                            </w:p>
                          </w:txbxContent>
                        </v:textbox>
                      </v:shape>
                      <v:shape id="Text Box 2" o:spid="_x0000_s1057" type="#_x0000_t202" style="position:absolute;left:26234;top:42127;width:9544;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41FC64AF" w14:textId="77777777" w:rsidR="004D5EF8" w:rsidRPr="00C46E14" w:rsidRDefault="004D5EF8" w:rsidP="0065027C">
                              <w:pPr>
                                <w:jc w:val="center"/>
                                <w:rPr>
                                  <w:rFonts w:ascii="Times New Roman" w:hAnsi="Times New Roman" w:cs="Times New Roman"/>
                                  <w:b/>
                                </w:rPr>
                              </w:pPr>
                              <w:r w:rsidRPr="00C46E14">
                                <w:rPr>
                                  <w:rFonts w:ascii="Times New Roman" w:hAnsi="Times New Roman" w:cs="Times New Roman"/>
                                  <w:b/>
                                  <w:sz w:val="18"/>
                                </w:rPr>
                                <w:t>Text Classification Module</w:t>
                              </w:r>
                            </w:p>
                            <w:p w14:paraId="0AAF586E" w14:textId="77777777" w:rsidR="004D5EF8" w:rsidRPr="00C46E14" w:rsidRDefault="004D5EF8" w:rsidP="0065027C">
                              <w:pPr>
                                <w:jc w:val="center"/>
                                <w:rPr>
                                  <w:rFonts w:ascii="Times New Roman" w:hAnsi="Times New Roman" w:cs="Times New Roman"/>
                                </w:rPr>
                              </w:pPr>
                            </w:p>
                          </w:txbxContent>
                        </v:textbox>
                      </v:shape>
                      <v:shape id="Text Box 2" o:spid="_x0000_s1058" type="#_x0000_t202" style="position:absolute;left:15240;top:56932;width:9544;height:6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14:paraId="4BF946F8" w14:textId="77777777" w:rsidR="004D5EF8" w:rsidRPr="000B4F2D" w:rsidRDefault="004D5EF8" w:rsidP="0065027C">
                              <w:pPr>
                                <w:jc w:val="center"/>
                                <w:rPr>
                                  <w:rFonts w:ascii="Times New Roman" w:hAnsi="Times New Roman" w:cs="Times New Roman"/>
                                </w:rPr>
                              </w:pPr>
                              <w:r w:rsidRPr="000B4F2D">
                                <w:rPr>
                                  <w:rFonts w:ascii="Times New Roman" w:hAnsi="Times New Roman" w:cs="Times New Roman"/>
                                  <w:b/>
                                  <w:sz w:val="18"/>
                                </w:rPr>
                                <w:t>Visualization Module</w:t>
                              </w:r>
                            </w:p>
                          </w:txbxContent>
                        </v:textbox>
                      </v:shape>
                      <v:shape id="Text Box 2" o:spid="_x0000_s1059" type="#_x0000_t202" style="position:absolute;left:26452;top:56932;width:9544;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14:paraId="50BB2070" w14:textId="77777777" w:rsidR="004D5EF8" w:rsidRPr="00C46E14" w:rsidRDefault="004D5EF8" w:rsidP="0065027C">
                              <w:pPr>
                                <w:jc w:val="center"/>
                                <w:rPr>
                                  <w:rFonts w:ascii="Times New Roman" w:hAnsi="Times New Roman" w:cs="Times New Roman"/>
                                  <w:b/>
                                  <w:sz w:val="18"/>
                                </w:rPr>
                              </w:pPr>
                              <w:r w:rsidRPr="00C46E14">
                                <w:rPr>
                                  <w:rFonts w:ascii="Times New Roman" w:hAnsi="Times New Roman" w:cs="Times New Roman"/>
                                  <w:b/>
                                  <w:sz w:val="18"/>
                                </w:rPr>
                                <w:t>Geo-Tagging       Module</w:t>
                              </w:r>
                            </w:p>
                            <w:p w14:paraId="35D844DA" w14:textId="77777777" w:rsidR="004D5EF8" w:rsidRPr="00C27F80" w:rsidRDefault="004D5EF8" w:rsidP="0065027C">
                              <w:pPr>
                                <w:jc w:val="center"/>
                              </w:pPr>
                            </w:p>
                          </w:txbxContent>
                        </v:textbox>
                      </v:shape>
                    </v:group>
                    <v:rect id="Rectangle 13" o:spid="_x0000_s1060" style="position:absolute;width:57302;height:70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I4sMA&#10;AADbAAAADwAAAGRycy9kb3ducmV2LnhtbERPTWvCQBC9F/wPywi9iG5so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2I4sMAAADbAAAADwAAAAAAAAAAAAAAAACYAgAAZHJzL2Rv&#10;d25yZXYueG1sUEsFBgAAAAAEAAQA9QAAAIgDAAAAAA==&#10;" filled="f" strokecolor="black [3213]" strokeweight="1pt"/>
                  </v:group>
                  <w10:wrap type="square"/>
                </v:group>
              </w:pict>
            </mc:Fallback>
          </mc:AlternateContent>
        </w:r>
      </w:del>
    </w:p>
    <w:p w14:paraId="40EB2653" w14:textId="63A636E3" w:rsidR="00475B8D" w:rsidRDefault="006C65A5">
      <w:pPr>
        <w:spacing w:line="360" w:lineRule="auto"/>
        <w:jc w:val="center"/>
        <w:rPr>
          <w:rFonts w:ascii="Times New Roman" w:eastAsia="Times New Roman" w:hAnsi="Times New Roman" w:cs="Times New Roman"/>
          <w:b/>
          <w:sz w:val="24"/>
          <w:szCs w:val="24"/>
        </w:rPr>
        <w:pPrChange w:id="655" w:author="Microsoft account" w:date="2023-03-17T12:32:00Z">
          <w:pPr>
            <w:spacing w:line="360" w:lineRule="auto"/>
          </w:pPr>
        </w:pPrChange>
      </w:pPr>
      <w:commentRangeStart w:id="656"/>
      <w:commentRangeStart w:id="657"/>
      <w:r>
        <w:rPr>
          <w:rFonts w:ascii="Times New Roman" w:eastAsia="Times New Roman" w:hAnsi="Times New Roman" w:cs="Times New Roman"/>
          <w:b/>
          <w:sz w:val="24"/>
          <w:szCs w:val="24"/>
        </w:rPr>
        <w:t xml:space="preserve">Fig. </w:t>
      </w:r>
      <w:ins w:id="658" w:author="Microsoft account" w:date="2023-03-21T08:39:00Z">
        <w:r w:rsidR="00E15A5A">
          <w:rPr>
            <w:rFonts w:ascii="Times New Roman" w:eastAsia="Times New Roman" w:hAnsi="Times New Roman" w:cs="Times New Roman"/>
            <w:b/>
            <w:sz w:val="24"/>
            <w:szCs w:val="24"/>
          </w:rPr>
          <w:t>3</w:t>
        </w:r>
      </w:ins>
      <w:del w:id="659" w:author="Microsoft account" w:date="2023-03-18T10:49:00Z">
        <w:r w:rsidDel="004B0D9D">
          <w:rPr>
            <w:rFonts w:ascii="Times New Roman" w:eastAsia="Times New Roman" w:hAnsi="Times New Roman" w:cs="Times New Roman"/>
            <w:b/>
            <w:sz w:val="24"/>
            <w:szCs w:val="24"/>
          </w:rPr>
          <w:delText>1</w:delText>
        </w:r>
      </w:del>
      <w:r>
        <w:rPr>
          <w:rFonts w:ascii="Times New Roman" w:eastAsia="Times New Roman" w:hAnsi="Times New Roman" w:cs="Times New Roman"/>
          <w:b/>
          <w:sz w:val="24"/>
          <w:szCs w:val="24"/>
        </w:rPr>
        <w:t xml:space="preserve">: System architecture for analyzing geo-tagged tweets generated during </w:t>
      </w:r>
      <w:ins w:id="660" w:author="Microsoft account" w:date="2023-03-17T12:18:00Z">
        <w:r w:rsidR="006A4F96">
          <w:rPr>
            <w:rFonts w:ascii="Times New Roman" w:eastAsia="Times New Roman" w:hAnsi="Times New Roman" w:cs="Times New Roman"/>
            <w:b/>
            <w:sz w:val="24"/>
            <w:szCs w:val="24"/>
          </w:rPr>
          <w:t xml:space="preserve">the </w:t>
        </w:r>
      </w:ins>
      <w:r>
        <w:rPr>
          <w:rFonts w:ascii="Times New Roman" w:eastAsia="Times New Roman" w:hAnsi="Times New Roman" w:cs="Times New Roman"/>
          <w:b/>
          <w:sz w:val="24"/>
          <w:szCs w:val="24"/>
        </w:rPr>
        <w:t>natural crisis</w:t>
      </w:r>
      <w:commentRangeEnd w:id="656"/>
      <w:r w:rsidR="00CB426A">
        <w:rPr>
          <w:rStyle w:val="CommentReference"/>
        </w:rPr>
        <w:commentReference w:id="656"/>
      </w:r>
      <w:commentRangeEnd w:id="657"/>
      <w:r w:rsidR="00DF40E1">
        <w:rPr>
          <w:rStyle w:val="CommentReference"/>
        </w:rPr>
        <w:commentReference w:id="657"/>
      </w:r>
    </w:p>
    <w:p w14:paraId="23847F6C" w14:textId="7C7A6893" w:rsidR="00475B8D" w:rsidRPr="006A4F96" w:rsidRDefault="006C65A5" w:rsidP="006A4F96">
      <w:pPr>
        <w:pStyle w:val="ListParagraph"/>
        <w:numPr>
          <w:ilvl w:val="1"/>
          <w:numId w:val="13"/>
        </w:numPr>
        <w:pBdr>
          <w:top w:val="nil"/>
          <w:left w:val="nil"/>
          <w:bottom w:val="nil"/>
          <w:right w:val="nil"/>
          <w:between w:val="nil"/>
        </w:pBdr>
        <w:spacing w:after="0" w:line="360" w:lineRule="auto"/>
        <w:outlineLvl w:val="1"/>
        <w:rPr>
          <w:rFonts w:ascii="Times New Roman" w:eastAsia="Times New Roman" w:hAnsi="Times New Roman" w:cs="Times New Roman"/>
          <w:b/>
          <w:i/>
          <w:color w:val="000000"/>
          <w:sz w:val="24"/>
          <w:szCs w:val="24"/>
        </w:rPr>
      </w:pPr>
      <w:r w:rsidRPr="006A4F96">
        <w:rPr>
          <w:rFonts w:ascii="Times New Roman" w:eastAsia="Times New Roman" w:hAnsi="Times New Roman" w:cs="Times New Roman"/>
          <w:b/>
          <w:i/>
          <w:color w:val="000000"/>
          <w:sz w:val="24"/>
          <w:szCs w:val="24"/>
        </w:rPr>
        <w:lastRenderedPageBreak/>
        <w:t>Data Extraction:</w:t>
      </w:r>
    </w:p>
    <w:p w14:paraId="2D191B4A" w14:textId="01472ED1" w:rsidR="00475B8D" w:rsidRDefault="006C65A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661" w:author="Ruggiero Lovreglio" w:date="2023-02-04T20:40:00Z">
          <w:pPr>
            <w:pBdr>
              <w:top w:val="nil"/>
              <w:left w:val="nil"/>
              <w:bottom w:val="nil"/>
              <w:right w:val="nil"/>
              <w:between w:val="nil"/>
            </w:pBdr>
            <w:spacing w:after="0" w:line="360" w:lineRule="auto"/>
            <w:ind w:left="360"/>
            <w:jc w:val="both"/>
          </w:pPr>
        </w:pPrChange>
      </w:pPr>
      <w:r>
        <w:rPr>
          <w:rFonts w:ascii="Times New Roman" w:eastAsia="Times New Roman" w:hAnsi="Times New Roman" w:cs="Times New Roman"/>
          <w:color w:val="000000"/>
          <w:sz w:val="24"/>
          <w:szCs w:val="24"/>
        </w:rPr>
        <w:t xml:space="preserve">Building an environment to extract/crawl data from Twitter through </w:t>
      </w:r>
      <w:ins w:id="662" w:author="Microsoft account" w:date="2023-03-17T12:30:00Z">
        <w:r w:rsidR="00193701">
          <w:rPr>
            <w:rFonts w:ascii="Times New Roman" w:eastAsia="Times New Roman" w:hAnsi="Times New Roman" w:cs="Times New Roman"/>
            <w:color w:val="000000"/>
            <w:sz w:val="24"/>
            <w:szCs w:val="24"/>
          </w:rPr>
          <w:t>the</w:t>
        </w:r>
      </w:ins>
      <w:ins w:id="663" w:author="Microsoft account" w:date="2023-03-17T12:31:00Z">
        <w:r w:rsidR="00F2754C">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‘Twitter API’ or ‘GetOldTweets3’ python library</w:t>
      </w:r>
      <w:ins w:id="664" w:author="Microsoft account" w:date="2023-03-17T12:30:00Z">
        <w:r w:rsidR="00193701">
          <w:rPr>
            <w:rFonts w:ascii="Times New Roman" w:eastAsia="Times New Roman" w:hAnsi="Times New Roman" w:cs="Times New Roman"/>
            <w:color w:val="000000"/>
            <w:sz w:val="24"/>
            <w:szCs w:val="24"/>
          </w:rPr>
          <w:t>.</w:t>
        </w:r>
      </w:ins>
    </w:p>
    <w:p w14:paraId="3738C38B" w14:textId="30852A93" w:rsidR="00475B8D" w:rsidRDefault="006C65A5" w:rsidP="00DF40E1">
      <w:pPr>
        <w:pBdr>
          <w:top w:val="nil"/>
          <w:left w:val="nil"/>
          <w:bottom w:val="nil"/>
          <w:right w:val="nil"/>
          <w:between w:val="nil"/>
        </w:pBdr>
        <w:spacing w:after="0" w:line="360" w:lineRule="auto"/>
        <w:jc w:val="both"/>
        <w:rPr>
          <w:ins w:id="665" w:author="Ruggiero Lovreglio" w:date="2023-02-04T20:41:00Z"/>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has multiple libraries to scrap data from </w:t>
      </w:r>
      <w:del w:id="666" w:author="Microsoft account" w:date="2023-03-17T12:31:00Z">
        <w:r w:rsidDel="00F2754C">
          <w:rPr>
            <w:rFonts w:ascii="Times New Roman" w:eastAsia="Times New Roman" w:hAnsi="Times New Roman" w:cs="Times New Roman"/>
            <w:color w:val="000000"/>
            <w:sz w:val="24"/>
            <w:szCs w:val="24"/>
          </w:rPr>
          <w:delText>twitter</w:delText>
        </w:r>
      </w:del>
      <w:ins w:id="667" w:author="Microsoft account" w:date="2023-03-17T12:31:00Z">
        <w:r w:rsidR="00F2754C">
          <w:rPr>
            <w:rFonts w:ascii="Times New Roman" w:eastAsia="Times New Roman" w:hAnsi="Times New Roman" w:cs="Times New Roman"/>
            <w:color w:val="000000"/>
            <w:sz w:val="24"/>
            <w:szCs w:val="24"/>
          </w:rPr>
          <w:t>Twitter</w:t>
        </w:r>
      </w:ins>
      <w:r>
        <w:rPr>
          <w:rFonts w:ascii="Times New Roman" w:eastAsia="Times New Roman" w:hAnsi="Times New Roman" w:cs="Times New Roman"/>
          <w:color w:val="000000"/>
          <w:sz w:val="24"/>
          <w:szCs w:val="24"/>
        </w:rPr>
        <w:t xml:space="preserve">. ‘Tweepy’ is a library to retrieve tweet content through Twitter API. As a first step, the user has to register with </w:t>
      </w:r>
      <w:del w:id="668" w:author="Microsoft account" w:date="2023-03-17T12:31:00Z">
        <w:r w:rsidDel="00F2754C">
          <w:rPr>
            <w:rFonts w:ascii="Times New Roman" w:eastAsia="Times New Roman" w:hAnsi="Times New Roman" w:cs="Times New Roman"/>
            <w:color w:val="000000"/>
            <w:sz w:val="24"/>
            <w:szCs w:val="24"/>
          </w:rPr>
          <w:delText xml:space="preserve">twitter </w:delText>
        </w:r>
      </w:del>
      <w:ins w:id="669" w:author="Microsoft account" w:date="2023-03-17T12:31:00Z">
        <w:r w:rsidR="00F2754C">
          <w:rPr>
            <w:rFonts w:ascii="Times New Roman" w:eastAsia="Times New Roman" w:hAnsi="Times New Roman" w:cs="Times New Roman"/>
            <w:color w:val="000000"/>
            <w:sz w:val="24"/>
            <w:szCs w:val="24"/>
          </w:rPr>
          <w:t xml:space="preserve">Twitter </w:t>
        </w:r>
      </w:ins>
      <w:r>
        <w:rPr>
          <w:rFonts w:ascii="Times New Roman" w:eastAsia="Times New Roman" w:hAnsi="Times New Roman" w:cs="Times New Roman"/>
          <w:color w:val="000000"/>
          <w:sz w:val="24"/>
          <w:szCs w:val="24"/>
        </w:rPr>
        <w:t xml:space="preserve">to get an authentic credential.  This registration provides access to </w:t>
      </w:r>
      <w:del w:id="670" w:author="Microsoft account" w:date="2023-03-17T12:32:00Z">
        <w:r w:rsidDel="00F2754C">
          <w:rPr>
            <w:rFonts w:ascii="Times New Roman" w:eastAsia="Times New Roman" w:hAnsi="Times New Roman" w:cs="Times New Roman"/>
            <w:color w:val="000000"/>
            <w:sz w:val="24"/>
            <w:szCs w:val="24"/>
          </w:rPr>
          <w:delText xml:space="preserve">twitter </w:delText>
        </w:r>
      </w:del>
      <w:ins w:id="671" w:author="Microsoft account" w:date="2023-03-17T12:32:00Z">
        <w:r w:rsidR="00F2754C">
          <w:rPr>
            <w:rFonts w:ascii="Times New Roman" w:eastAsia="Times New Roman" w:hAnsi="Times New Roman" w:cs="Times New Roman"/>
            <w:color w:val="000000"/>
            <w:sz w:val="24"/>
            <w:szCs w:val="24"/>
          </w:rPr>
          <w:t xml:space="preserve">Twitter </w:t>
        </w:r>
      </w:ins>
      <w:r>
        <w:rPr>
          <w:rFonts w:ascii="Times New Roman" w:eastAsia="Times New Roman" w:hAnsi="Times New Roman" w:cs="Times New Roman"/>
          <w:color w:val="000000"/>
          <w:sz w:val="24"/>
          <w:szCs w:val="24"/>
        </w:rPr>
        <w:t xml:space="preserve">API from any </w:t>
      </w:r>
      <w:del w:id="672" w:author="Microsoft account" w:date="2023-03-17T12:32:00Z">
        <w:r w:rsidDel="00F2754C">
          <w:rPr>
            <w:rFonts w:ascii="Times New Roman" w:eastAsia="Times New Roman" w:hAnsi="Times New Roman" w:cs="Times New Roman"/>
            <w:color w:val="000000"/>
            <w:sz w:val="24"/>
            <w:szCs w:val="24"/>
          </w:rPr>
          <w:delText xml:space="preserve">third </w:delText>
        </w:r>
      </w:del>
      <w:ins w:id="673" w:author="Microsoft account" w:date="2023-03-17T12:32:00Z">
        <w:r w:rsidR="00F2754C">
          <w:rPr>
            <w:rFonts w:ascii="Times New Roman" w:eastAsia="Times New Roman" w:hAnsi="Times New Roman" w:cs="Times New Roman"/>
            <w:color w:val="000000"/>
            <w:sz w:val="24"/>
            <w:szCs w:val="24"/>
          </w:rPr>
          <w:t>third-</w:t>
        </w:r>
      </w:ins>
      <w:r>
        <w:rPr>
          <w:rFonts w:ascii="Times New Roman" w:eastAsia="Times New Roman" w:hAnsi="Times New Roman" w:cs="Times New Roman"/>
          <w:color w:val="000000"/>
          <w:sz w:val="24"/>
          <w:szCs w:val="24"/>
        </w:rPr>
        <w:t xml:space="preserve">party application.  The authentication is compressed with a token and a secret key.  These two entities are used in ‘Tweepy’ package methods to establish an authentic connection with the </w:t>
      </w:r>
      <w:del w:id="674" w:author="Microsoft account" w:date="2023-03-17T12:32:00Z">
        <w:r w:rsidDel="00F2754C">
          <w:rPr>
            <w:rFonts w:ascii="Times New Roman" w:eastAsia="Times New Roman" w:hAnsi="Times New Roman" w:cs="Times New Roman"/>
            <w:color w:val="000000"/>
            <w:sz w:val="24"/>
            <w:szCs w:val="24"/>
          </w:rPr>
          <w:delText xml:space="preserve">twitter </w:delText>
        </w:r>
      </w:del>
      <w:ins w:id="675" w:author="Microsoft account" w:date="2023-03-17T12:32:00Z">
        <w:r w:rsidR="00F2754C">
          <w:rPr>
            <w:rFonts w:ascii="Times New Roman" w:eastAsia="Times New Roman" w:hAnsi="Times New Roman" w:cs="Times New Roman"/>
            <w:color w:val="000000"/>
            <w:sz w:val="24"/>
            <w:szCs w:val="24"/>
          </w:rPr>
          <w:t xml:space="preserve">Twitter </w:t>
        </w:r>
      </w:ins>
      <w:r>
        <w:rPr>
          <w:rFonts w:ascii="Times New Roman" w:eastAsia="Times New Roman" w:hAnsi="Times New Roman" w:cs="Times New Roman"/>
          <w:color w:val="000000"/>
          <w:sz w:val="24"/>
          <w:szCs w:val="24"/>
        </w:rPr>
        <w:t xml:space="preserve">API. Figure </w:t>
      </w:r>
      <w:del w:id="676" w:author="Microsoft account" w:date="2023-03-18T10:49:00Z">
        <w:r w:rsidDel="004B0D9D">
          <w:rPr>
            <w:rFonts w:ascii="Times New Roman" w:eastAsia="Times New Roman" w:hAnsi="Times New Roman" w:cs="Times New Roman"/>
            <w:color w:val="000000"/>
            <w:sz w:val="24"/>
            <w:szCs w:val="24"/>
          </w:rPr>
          <w:delText xml:space="preserve">2 </w:delText>
        </w:r>
      </w:del>
      <w:ins w:id="677" w:author="Microsoft account" w:date="2023-03-21T08:39:00Z">
        <w:r w:rsidR="00E15A5A">
          <w:rPr>
            <w:rFonts w:ascii="Times New Roman" w:eastAsia="Times New Roman" w:hAnsi="Times New Roman" w:cs="Times New Roman"/>
            <w:color w:val="000000"/>
            <w:sz w:val="24"/>
            <w:szCs w:val="24"/>
          </w:rPr>
          <w:t>4</w:t>
        </w:r>
      </w:ins>
      <w:ins w:id="678" w:author="Microsoft account" w:date="2023-03-18T10:49: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 xml:space="preserve">shows the implementation of </w:t>
      </w:r>
      <w:ins w:id="679" w:author="Microsoft account" w:date="2023-03-17T12:32:00Z">
        <w:r w:rsidR="00F2754C">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“Tweepy” library.</w:t>
      </w:r>
    </w:p>
    <w:p w14:paraId="3A9C9F69" w14:textId="77777777" w:rsidR="00DF40E1" w:rsidRDefault="00DF40E1" w:rsidP="000E3C3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7B28749" w14:textId="77777777" w:rsidR="00475B8D" w:rsidRDefault="006C65A5">
      <w:pPr>
        <w:pBdr>
          <w:top w:val="nil"/>
          <w:left w:val="nil"/>
          <w:bottom w:val="nil"/>
          <w:right w:val="nil"/>
          <w:between w:val="nil"/>
        </w:pBdr>
        <w:spacing w:line="360" w:lineRule="auto"/>
        <w:ind w:left="720"/>
        <w:jc w:val="center"/>
        <w:rPr>
          <w:rFonts w:ascii="Times New Roman" w:eastAsia="Times New Roman" w:hAnsi="Times New Roman" w:cs="Times New Roman"/>
          <w:color w:val="000000"/>
          <w:sz w:val="24"/>
          <w:szCs w:val="24"/>
        </w:rPr>
      </w:pPr>
      <w:commentRangeStart w:id="680"/>
      <w:r>
        <w:rPr>
          <w:rFonts w:ascii="Times New Roman" w:eastAsia="Times New Roman" w:hAnsi="Times New Roman" w:cs="Times New Roman"/>
          <w:noProof/>
          <w:color w:val="000000"/>
          <w:sz w:val="24"/>
          <w:szCs w:val="24"/>
          <w:lang w:eastAsia="en-US"/>
        </w:rPr>
        <w:drawing>
          <wp:inline distT="0" distB="0" distL="0" distR="0" wp14:anchorId="4D700BBB" wp14:editId="5E7EF39A">
            <wp:extent cx="3463975" cy="3122018"/>
            <wp:effectExtent l="0" t="0" r="0" b="0"/>
            <wp:docPr id="3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463975" cy="3122018"/>
                    </a:xfrm>
                    <a:prstGeom prst="rect">
                      <a:avLst/>
                    </a:prstGeom>
                    <a:ln/>
                  </pic:spPr>
                </pic:pic>
              </a:graphicData>
            </a:graphic>
          </wp:inline>
        </w:drawing>
      </w:r>
    </w:p>
    <w:p w14:paraId="36FCC28D" w14:textId="602870AE" w:rsidR="00475B8D" w:rsidRDefault="006C65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del w:id="681" w:author="Microsoft account" w:date="2023-03-18T10:49:00Z">
        <w:r w:rsidDel="004B0D9D">
          <w:rPr>
            <w:rFonts w:ascii="Times New Roman" w:eastAsia="Times New Roman" w:hAnsi="Times New Roman" w:cs="Times New Roman"/>
            <w:b/>
            <w:sz w:val="24"/>
            <w:szCs w:val="24"/>
          </w:rPr>
          <w:delText>2</w:delText>
        </w:r>
      </w:del>
      <w:ins w:id="682" w:author="Microsoft account" w:date="2023-03-21T08:39:00Z">
        <w:r w:rsidR="00E15A5A">
          <w:rPr>
            <w:rFonts w:ascii="Times New Roman" w:eastAsia="Times New Roman" w:hAnsi="Times New Roman" w:cs="Times New Roman"/>
            <w:b/>
            <w:sz w:val="24"/>
            <w:szCs w:val="24"/>
          </w:rPr>
          <w:t>4</w:t>
        </w:r>
      </w:ins>
      <w:r>
        <w:rPr>
          <w:rFonts w:ascii="Times New Roman" w:eastAsia="Times New Roman" w:hAnsi="Times New Roman" w:cs="Times New Roman"/>
          <w:b/>
          <w:sz w:val="24"/>
          <w:szCs w:val="24"/>
        </w:rPr>
        <w:t>: Connecting to Twitter API through Tweepy</w:t>
      </w:r>
      <w:commentRangeEnd w:id="680"/>
      <w:r w:rsidR="00DF40E1">
        <w:rPr>
          <w:rStyle w:val="CommentReference"/>
        </w:rPr>
        <w:commentReference w:id="680"/>
      </w:r>
    </w:p>
    <w:p w14:paraId="19C07C8F" w14:textId="7B02D1FF" w:rsidR="00475B8D" w:rsidRDefault="006C65A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683" w:author="Ruggiero Lovreglio" w:date="2023-02-04T20:41:00Z">
          <w:pPr>
            <w:numPr>
              <w:numId w:val="4"/>
            </w:numPr>
            <w:pBdr>
              <w:top w:val="nil"/>
              <w:left w:val="nil"/>
              <w:bottom w:val="nil"/>
              <w:right w:val="nil"/>
              <w:between w:val="nil"/>
            </w:pBdr>
            <w:spacing w:after="0" w:line="360" w:lineRule="auto"/>
            <w:ind w:left="720" w:hanging="360"/>
            <w:jc w:val="both"/>
          </w:pPr>
        </w:pPrChange>
      </w:pPr>
      <w:r>
        <w:rPr>
          <w:rFonts w:ascii="Times New Roman" w:eastAsia="Times New Roman" w:hAnsi="Times New Roman" w:cs="Times New Roman"/>
          <w:color w:val="000000"/>
          <w:sz w:val="24"/>
          <w:szCs w:val="24"/>
        </w:rPr>
        <w:t xml:space="preserve">Twitter’s official API has both time and performance constraints. The extraction of tweets older than a week is restricted. Hence, </w:t>
      </w:r>
      <w:ins w:id="684" w:author="Microsoft account" w:date="2023-03-17T12:33:00Z">
        <w:r w:rsidR="00F2754C">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 xml:space="preserve">‘Tweepy’ library does not come </w:t>
      </w:r>
      <w:ins w:id="685" w:author="Microsoft account" w:date="2023-03-17T12:33:00Z">
        <w:r w:rsidR="00F2754C">
          <w:rPr>
            <w:rFonts w:ascii="Times New Roman" w:eastAsia="Times New Roman" w:hAnsi="Times New Roman" w:cs="Times New Roman"/>
            <w:color w:val="000000"/>
            <w:sz w:val="24"/>
            <w:szCs w:val="24"/>
          </w:rPr>
          <w:t xml:space="preserve">in </w:t>
        </w:r>
      </w:ins>
      <w:r>
        <w:rPr>
          <w:rFonts w:ascii="Times New Roman" w:eastAsia="Times New Roman" w:hAnsi="Times New Roman" w:cs="Times New Roman"/>
          <w:color w:val="000000"/>
          <w:sz w:val="24"/>
          <w:szCs w:val="24"/>
        </w:rPr>
        <w:t xml:space="preserve">handy in gathering historical tweets. ‘GetOldTweets3’ is one such python library </w:t>
      </w:r>
      <w:del w:id="686" w:author="Microsoft account" w:date="2023-03-17T12:33:00Z">
        <w:r w:rsidDel="00F2754C">
          <w:rPr>
            <w:rFonts w:ascii="Times New Roman" w:eastAsia="Times New Roman" w:hAnsi="Times New Roman" w:cs="Times New Roman"/>
            <w:color w:val="000000"/>
            <w:sz w:val="24"/>
            <w:szCs w:val="24"/>
          </w:rPr>
          <w:delText xml:space="preserve">which </w:delText>
        </w:r>
      </w:del>
      <w:ins w:id="687" w:author="Microsoft account" w:date="2023-03-17T12:33:00Z">
        <w:r w:rsidR="00F2754C">
          <w:rPr>
            <w:rFonts w:ascii="Times New Roman" w:eastAsia="Times New Roman" w:hAnsi="Times New Roman" w:cs="Times New Roman"/>
            <w:color w:val="000000"/>
            <w:sz w:val="24"/>
            <w:szCs w:val="24"/>
          </w:rPr>
          <w:t xml:space="preserve">that </w:t>
        </w:r>
      </w:ins>
      <w:r>
        <w:rPr>
          <w:rFonts w:ascii="Times New Roman" w:eastAsia="Times New Roman" w:hAnsi="Times New Roman" w:cs="Times New Roman"/>
          <w:color w:val="000000"/>
          <w:sz w:val="24"/>
          <w:szCs w:val="24"/>
        </w:rPr>
        <w:t>provides an interface to extract historical tweets. Through this, it is possible to extract even the deepe</w:t>
      </w:r>
      <w:bookmarkStart w:id="688" w:name="_GoBack"/>
      <w:bookmarkEnd w:id="688"/>
      <w:r>
        <w:rPr>
          <w:rFonts w:ascii="Times New Roman" w:eastAsia="Times New Roman" w:hAnsi="Times New Roman" w:cs="Times New Roman"/>
          <w:color w:val="000000"/>
          <w:sz w:val="24"/>
          <w:szCs w:val="24"/>
        </w:rPr>
        <w:t>st</w:t>
      </w:r>
      <w:ins w:id="689" w:author="Microsoft account" w:date="2023-03-17T12:33: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oldest tweets. Figure </w:t>
      </w:r>
      <w:del w:id="690" w:author="Microsoft account" w:date="2023-03-18T10:49:00Z">
        <w:r w:rsidDel="004B0D9D">
          <w:rPr>
            <w:rFonts w:ascii="Times New Roman" w:eastAsia="Times New Roman" w:hAnsi="Times New Roman" w:cs="Times New Roman"/>
            <w:color w:val="000000"/>
            <w:sz w:val="24"/>
            <w:szCs w:val="24"/>
          </w:rPr>
          <w:delText xml:space="preserve">3 </w:delText>
        </w:r>
      </w:del>
      <w:ins w:id="691" w:author="Microsoft account" w:date="2023-03-21T08:40:00Z">
        <w:r w:rsidR="00E15A5A">
          <w:rPr>
            <w:rFonts w:ascii="Times New Roman" w:eastAsia="Times New Roman" w:hAnsi="Times New Roman" w:cs="Times New Roman"/>
            <w:color w:val="000000"/>
            <w:sz w:val="24"/>
            <w:szCs w:val="24"/>
          </w:rPr>
          <w:t>5</w:t>
        </w:r>
      </w:ins>
      <w:ins w:id="692" w:author="Microsoft account" w:date="2023-03-18T10:49: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 xml:space="preserve">displays the implementation of </w:t>
      </w:r>
      <w:ins w:id="693" w:author="Microsoft account" w:date="2023-03-17T12:33:00Z">
        <w:r w:rsidR="00F2754C">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“GetOldTweets3” library.</w:t>
      </w:r>
    </w:p>
    <w:p w14:paraId="08772B8E" w14:textId="77777777" w:rsidR="00475B8D" w:rsidRDefault="006C65A5">
      <w:pPr>
        <w:pBdr>
          <w:top w:val="nil"/>
          <w:left w:val="nil"/>
          <w:bottom w:val="nil"/>
          <w:right w:val="nil"/>
          <w:between w:val="nil"/>
        </w:pBdr>
        <w:spacing w:line="360" w:lineRule="auto"/>
        <w:ind w:left="220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lastRenderedPageBreak/>
        <w:drawing>
          <wp:inline distT="0" distB="0" distL="0" distR="0" wp14:anchorId="47543FA6" wp14:editId="061AA1F1">
            <wp:extent cx="3906369" cy="2523081"/>
            <wp:effectExtent l="0" t="0" r="0" b="0"/>
            <wp:docPr id="3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06369" cy="2523081"/>
                    </a:xfrm>
                    <a:prstGeom prst="rect">
                      <a:avLst/>
                    </a:prstGeom>
                    <a:ln/>
                  </pic:spPr>
                </pic:pic>
              </a:graphicData>
            </a:graphic>
          </wp:inline>
        </w:drawing>
      </w:r>
    </w:p>
    <w:p w14:paraId="5ECEA380" w14:textId="2F90DDF4" w:rsidR="00475B8D" w:rsidRDefault="006C65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del w:id="694" w:author="Microsoft account" w:date="2023-03-18T10:49:00Z">
        <w:r w:rsidDel="004B0D9D">
          <w:rPr>
            <w:rFonts w:ascii="Times New Roman" w:eastAsia="Times New Roman" w:hAnsi="Times New Roman" w:cs="Times New Roman"/>
            <w:b/>
            <w:sz w:val="24"/>
            <w:szCs w:val="24"/>
          </w:rPr>
          <w:delText>3</w:delText>
        </w:r>
      </w:del>
      <w:ins w:id="695" w:author="Microsoft account" w:date="2023-03-21T08:40:00Z">
        <w:r w:rsidR="00E15A5A">
          <w:rPr>
            <w:rFonts w:ascii="Times New Roman" w:eastAsia="Times New Roman" w:hAnsi="Times New Roman" w:cs="Times New Roman"/>
            <w:b/>
            <w:sz w:val="24"/>
            <w:szCs w:val="24"/>
          </w:rPr>
          <w:t>5</w:t>
        </w:r>
      </w:ins>
      <w:r>
        <w:rPr>
          <w:rFonts w:ascii="Times New Roman" w:eastAsia="Times New Roman" w:hAnsi="Times New Roman" w:cs="Times New Roman"/>
          <w:b/>
          <w:sz w:val="24"/>
          <w:szCs w:val="24"/>
        </w:rPr>
        <w:t>: Extracting Tweet content through GetOldTweets</w:t>
      </w:r>
      <w:del w:id="696" w:author="Microsoft account" w:date="2023-03-24T11:46:00Z">
        <w:r w:rsidDel="00FB4B90">
          <w:rPr>
            <w:rFonts w:ascii="Times New Roman" w:eastAsia="Times New Roman" w:hAnsi="Times New Roman" w:cs="Times New Roman"/>
            <w:b/>
            <w:sz w:val="24"/>
            <w:szCs w:val="24"/>
          </w:rPr>
          <w:delText>3</w:delText>
        </w:r>
      </w:del>
    </w:p>
    <w:p w14:paraId="38635931" w14:textId="0A782FA2" w:rsidR="00475B8D" w:rsidRPr="00F44928" w:rsidRDefault="006C65A5">
      <w:pPr>
        <w:pStyle w:val="ListParagraph"/>
        <w:numPr>
          <w:ilvl w:val="1"/>
          <w:numId w:val="13"/>
        </w:numPr>
        <w:pBdr>
          <w:top w:val="nil"/>
          <w:left w:val="nil"/>
          <w:bottom w:val="nil"/>
          <w:right w:val="nil"/>
          <w:between w:val="nil"/>
        </w:pBdr>
        <w:spacing w:after="0" w:line="360" w:lineRule="auto"/>
        <w:jc w:val="both"/>
        <w:rPr>
          <w:rFonts w:ascii="Times New Roman" w:eastAsia="Times New Roman" w:hAnsi="Times New Roman" w:cs="Times New Roman"/>
          <w:b/>
          <w:i/>
          <w:color w:val="000000"/>
          <w:sz w:val="24"/>
          <w:szCs w:val="24"/>
          <w:rPrChange w:id="697" w:author="Microsoft account" w:date="2023-03-23T08:50:00Z">
            <w:rPr/>
          </w:rPrChange>
        </w:rPr>
        <w:pPrChange w:id="698" w:author="Microsoft account" w:date="2023-03-23T08:50:00Z">
          <w:pPr>
            <w:pStyle w:val="ListParagraph"/>
            <w:numPr>
              <w:ilvl w:val="1"/>
              <w:numId w:val="7"/>
            </w:numPr>
            <w:pBdr>
              <w:top w:val="nil"/>
              <w:left w:val="nil"/>
              <w:bottom w:val="nil"/>
              <w:right w:val="nil"/>
              <w:between w:val="nil"/>
            </w:pBdr>
            <w:spacing w:after="0" w:line="360" w:lineRule="auto"/>
            <w:ind w:left="360" w:hanging="360"/>
            <w:jc w:val="both"/>
          </w:pPr>
        </w:pPrChange>
      </w:pPr>
      <w:r w:rsidRPr="00F44928">
        <w:rPr>
          <w:rFonts w:ascii="Times New Roman" w:eastAsia="Times New Roman" w:hAnsi="Times New Roman" w:cs="Times New Roman"/>
          <w:b/>
          <w:i/>
          <w:color w:val="000000"/>
          <w:sz w:val="24"/>
          <w:szCs w:val="24"/>
          <w:rPrChange w:id="699" w:author="Microsoft account" w:date="2023-03-23T08:50:00Z">
            <w:rPr/>
          </w:rPrChange>
        </w:rPr>
        <w:t>Removing Duplication</w:t>
      </w:r>
    </w:p>
    <w:p w14:paraId="566171A9" w14:textId="0870CF5E" w:rsidR="00475B8D" w:rsidRDefault="006C65A5">
      <w:p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Change w:id="700" w:author="Ruggiero Lovreglio" w:date="2023-02-04T20:39:00Z">
          <w:pPr>
            <w:pBdr>
              <w:top w:val="nil"/>
              <w:left w:val="nil"/>
              <w:bottom w:val="nil"/>
              <w:right w:val="nil"/>
              <w:between w:val="nil"/>
            </w:pBdr>
            <w:spacing w:after="0" w:line="360" w:lineRule="auto"/>
            <w:ind w:left="360"/>
            <w:jc w:val="both"/>
          </w:pPr>
        </w:pPrChange>
      </w:pPr>
      <w:r>
        <w:rPr>
          <w:rFonts w:ascii="Times New Roman" w:eastAsia="Times New Roman" w:hAnsi="Times New Roman" w:cs="Times New Roman"/>
          <w:color w:val="000000"/>
          <w:sz w:val="24"/>
          <w:szCs w:val="24"/>
        </w:rPr>
        <w:t>It is possible for an automated program to capture the same tweet more than once due to re-tweets by the user. Hence, data gathered from secondary sources are prone to duplication. Performing a redundancy check over the extracted tweets and removing the duplicate</w:t>
      </w:r>
      <w:del w:id="701" w:author="Microsoft account" w:date="2023-03-17T12:37:00Z">
        <w:r w:rsidDel="00F2754C">
          <w:rPr>
            <w:rFonts w:ascii="Times New Roman" w:eastAsia="Times New Roman" w:hAnsi="Times New Roman" w:cs="Times New Roman"/>
            <w:color w:val="000000"/>
            <w:sz w:val="24"/>
            <w:szCs w:val="24"/>
          </w:rPr>
          <w:delText>s</w:delText>
        </w:r>
      </w:del>
      <w:r>
        <w:rPr>
          <w:rFonts w:ascii="Times New Roman" w:eastAsia="Times New Roman" w:hAnsi="Times New Roman" w:cs="Times New Roman"/>
          <w:color w:val="000000"/>
          <w:sz w:val="24"/>
          <w:szCs w:val="24"/>
        </w:rPr>
        <w:t xml:space="preserve"> accounts for a better analysis. </w:t>
      </w:r>
    </w:p>
    <w:p w14:paraId="73523775" w14:textId="413A9CAE" w:rsidR="00475B8D" w:rsidDel="008A6502" w:rsidRDefault="006C65A5">
      <w:pPr>
        <w:pBdr>
          <w:top w:val="nil"/>
          <w:left w:val="nil"/>
          <w:bottom w:val="nil"/>
          <w:right w:val="nil"/>
          <w:between w:val="nil"/>
        </w:pBdr>
        <w:spacing w:after="0" w:line="360" w:lineRule="auto"/>
        <w:jc w:val="both"/>
        <w:rPr>
          <w:del w:id="702" w:author="Ruggiero Lovreglio" w:date="2023-02-04T20:42:00Z"/>
          <w:rFonts w:ascii="Times New Roman" w:eastAsia="Times New Roman" w:hAnsi="Times New Roman" w:cs="Times New Roman"/>
          <w:color w:val="000000"/>
          <w:sz w:val="24"/>
          <w:szCs w:val="24"/>
        </w:rPr>
        <w:pPrChange w:id="703" w:author="Ruggiero Lovreglio" w:date="2023-02-04T20:39:00Z">
          <w:pPr>
            <w:numPr>
              <w:numId w:val="5"/>
            </w:numPr>
            <w:pBdr>
              <w:top w:val="nil"/>
              <w:left w:val="nil"/>
              <w:bottom w:val="nil"/>
              <w:right w:val="nil"/>
              <w:between w:val="nil"/>
            </w:pBdr>
            <w:spacing w:after="0" w:line="360" w:lineRule="auto"/>
            <w:ind w:left="360" w:hanging="360"/>
            <w:jc w:val="both"/>
          </w:pPr>
        </w:pPrChange>
      </w:pPr>
      <w:r>
        <w:rPr>
          <w:rFonts w:ascii="Times New Roman" w:eastAsia="Times New Roman" w:hAnsi="Times New Roman" w:cs="Times New Roman"/>
          <w:color w:val="000000"/>
          <w:sz w:val="24"/>
          <w:szCs w:val="24"/>
        </w:rPr>
        <w:t xml:space="preserve">The redundancy in tweets is avoided either by string matching algorithm or regular expression series method based on the set threshold. A measure of similarity between two string sequences is achieved through the </w:t>
      </w:r>
      <w:commentRangeStart w:id="704"/>
      <w:commentRangeStart w:id="705"/>
      <w:r>
        <w:rPr>
          <w:rFonts w:ascii="Times New Roman" w:eastAsia="Times New Roman" w:hAnsi="Times New Roman" w:cs="Times New Roman"/>
          <w:color w:val="000000"/>
          <w:sz w:val="24"/>
          <w:szCs w:val="24"/>
        </w:rPr>
        <w:t xml:space="preserve">Levenshtein distance string metric. </w:t>
      </w:r>
      <w:commentRangeEnd w:id="704"/>
      <w:r w:rsidR="00DF40E1">
        <w:rPr>
          <w:rStyle w:val="CommentReference"/>
        </w:rPr>
        <w:commentReference w:id="704"/>
      </w:r>
      <w:commentRangeEnd w:id="705"/>
      <w:r w:rsidR="00DF40E1">
        <w:rPr>
          <w:rStyle w:val="CommentReference"/>
        </w:rPr>
        <w:commentReference w:id="705"/>
      </w:r>
      <w:r>
        <w:rPr>
          <w:rFonts w:ascii="Times New Roman" w:eastAsia="Times New Roman" w:hAnsi="Times New Roman" w:cs="Times New Roman"/>
          <w:color w:val="000000"/>
          <w:sz w:val="24"/>
          <w:szCs w:val="24"/>
        </w:rPr>
        <w:t>Each incoming tweet will be subjected to the Levenshtein distance algorithm and the distance metric is calculated between the existing corpus of tweets and the new content. If the distance metric crosses the threshold</w:t>
      </w:r>
      <w:ins w:id="706" w:author="Microsoft account" w:date="2023-03-17T12:39: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which means the incoming tweet is similar in information, it is rejected. On the contrary, it is added to the corpus if the distance metric falls below the threshold.  </w:t>
      </w:r>
    </w:p>
    <w:p w14:paraId="30CCDD14" w14:textId="77777777" w:rsidR="008A6502" w:rsidRDefault="008A6502">
      <w:pPr>
        <w:pBdr>
          <w:top w:val="nil"/>
          <w:left w:val="nil"/>
          <w:bottom w:val="nil"/>
          <w:right w:val="nil"/>
          <w:between w:val="nil"/>
        </w:pBdr>
        <w:spacing w:after="0" w:line="360" w:lineRule="auto"/>
        <w:jc w:val="both"/>
        <w:rPr>
          <w:ins w:id="707" w:author="Microsoft account" w:date="2023-03-18T10:24:00Z"/>
          <w:rFonts w:ascii="Times New Roman" w:eastAsia="Times New Roman" w:hAnsi="Times New Roman" w:cs="Times New Roman"/>
          <w:color w:val="000000"/>
          <w:sz w:val="24"/>
          <w:szCs w:val="24"/>
        </w:rPr>
        <w:pPrChange w:id="708" w:author="Ruggiero Lovreglio" w:date="2023-02-04T20:39:00Z">
          <w:pPr>
            <w:numPr>
              <w:numId w:val="5"/>
            </w:numPr>
            <w:pBdr>
              <w:top w:val="nil"/>
              <w:left w:val="nil"/>
              <w:bottom w:val="nil"/>
              <w:right w:val="nil"/>
              <w:between w:val="nil"/>
            </w:pBdr>
            <w:spacing w:after="0" w:line="360" w:lineRule="auto"/>
            <w:ind w:left="360" w:hanging="360"/>
            <w:jc w:val="both"/>
          </w:pPr>
        </w:pPrChange>
      </w:pPr>
    </w:p>
    <w:p w14:paraId="34268641" w14:textId="6D8D92B7" w:rsidR="00475B8D" w:rsidDel="000E3C39" w:rsidRDefault="00475B8D">
      <w:pPr>
        <w:pBdr>
          <w:top w:val="nil"/>
          <w:left w:val="nil"/>
          <w:bottom w:val="nil"/>
          <w:right w:val="nil"/>
          <w:between w:val="nil"/>
        </w:pBdr>
        <w:spacing w:after="0" w:line="360" w:lineRule="auto"/>
        <w:jc w:val="both"/>
        <w:rPr>
          <w:del w:id="709" w:author="Microsoft account" w:date="2023-03-16T16:38:00Z"/>
          <w:rFonts w:ascii="Times New Roman" w:eastAsia="Times New Roman" w:hAnsi="Times New Roman" w:cs="Times New Roman"/>
          <w:b/>
          <w:i/>
          <w:color w:val="000000"/>
          <w:sz w:val="24"/>
          <w:szCs w:val="24"/>
        </w:rPr>
        <w:pPrChange w:id="710" w:author="Ruggiero Lovreglio" w:date="2023-02-04T20:42:00Z">
          <w:pPr>
            <w:pBdr>
              <w:top w:val="nil"/>
              <w:left w:val="nil"/>
              <w:bottom w:val="nil"/>
              <w:right w:val="nil"/>
              <w:between w:val="nil"/>
            </w:pBdr>
            <w:spacing w:after="0" w:line="360" w:lineRule="auto"/>
            <w:ind w:left="360"/>
            <w:jc w:val="both"/>
          </w:pPr>
        </w:pPrChange>
      </w:pPr>
    </w:p>
    <w:p w14:paraId="44F9441B" w14:textId="6B427794" w:rsidR="00475B8D" w:rsidDel="000E3C39" w:rsidRDefault="00475B8D">
      <w:pPr>
        <w:pBdr>
          <w:top w:val="nil"/>
          <w:left w:val="nil"/>
          <w:bottom w:val="nil"/>
          <w:right w:val="nil"/>
          <w:between w:val="nil"/>
        </w:pBdr>
        <w:spacing w:after="0" w:line="360" w:lineRule="auto"/>
        <w:ind w:left="360"/>
        <w:jc w:val="both"/>
        <w:rPr>
          <w:del w:id="711" w:author="Microsoft account" w:date="2023-03-16T16:38:00Z"/>
          <w:rFonts w:ascii="Times New Roman" w:eastAsia="Times New Roman" w:hAnsi="Times New Roman" w:cs="Times New Roman"/>
          <w:b/>
          <w:i/>
          <w:color w:val="000000"/>
          <w:sz w:val="24"/>
          <w:szCs w:val="24"/>
        </w:rPr>
      </w:pPr>
    </w:p>
    <w:p w14:paraId="29B68724" w14:textId="6394CCF0" w:rsidR="00475B8D" w:rsidRPr="00F2754C" w:rsidRDefault="00F44928">
      <w:pPr>
        <w:pBdr>
          <w:top w:val="nil"/>
          <w:left w:val="nil"/>
          <w:bottom w:val="nil"/>
          <w:right w:val="nil"/>
          <w:between w:val="nil"/>
        </w:pBdr>
        <w:spacing w:after="0" w:line="360" w:lineRule="auto"/>
        <w:jc w:val="both"/>
        <w:rPr>
          <w:rFonts w:ascii="Times New Roman" w:eastAsia="Times New Roman" w:hAnsi="Times New Roman" w:cs="Times New Roman"/>
          <w:b/>
          <w:i/>
          <w:color w:val="000000"/>
          <w:sz w:val="24"/>
          <w:szCs w:val="24"/>
        </w:rPr>
        <w:pPrChange w:id="712" w:author="Ruggiero Lovreglio" w:date="2023-02-04T20:39:00Z">
          <w:pPr>
            <w:numPr>
              <w:numId w:val="5"/>
            </w:numPr>
            <w:pBdr>
              <w:top w:val="nil"/>
              <w:left w:val="nil"/>
              <w:bottom w:val="nil"/>
              <w:right w:val="nil"/>
              <w:between w:val="nil"/>
            </w:pBdr>
            <w:spacing w:after="0" w:line="360" w:lineRule="auto"/>
            <w:ind w:left="360" w:hanging="360"/>
            <w:jc w:val="both"/>
          </w:pPr>
        </w:pPrChange>
      </w:pPr>
      <w:ins w:id="713" w:author="Microsoft account" w:date="2023-03-23T08:50:00Z">
        <w:r>
          <w:rPr>
            <w:rFonts w:ascii="Times New Roman" w:eastAsia="Times New Roman" w:hAnsi="Times New Roman" w:cs="Times New Roman"/>
            <w:b/>
            <w:i/>
            <w:color w:val="000000"/>
            <w:sz w:val="24"/>
            <w:szCs w:val="24"/>
          </w:rPr>
          <w:t xml:space="preserve">4.3 </w:t>
        </w:r>
      </w:ins>
      <w:del w:id="714" w:author="Microsoft account" w:date="2023-03-23T08:50:00Z">
        <w:r w:rsidR="00DF40E1" w:rsidRPr="00F2754C" w:rsidDel="00F44928">
          <w:rPr>
            <w:rFonts w:ascii="Times New Roman" w:eastAsia="Times New Roman" w:hAnsi="Times New Roman" w:cs="Times New Roman"/>
            <w:b/>
            <w:i/>
            <w:color w:val="000000"/>
            <w:sz w:val="24"/>
            <w:szCs w:val="24"/>
            <w:rPrChange w:id="715" w:author="Microsoft account" w:date="2023-03-17T12:40:00Z">
              <w:rPr>
                <w:rFonts w:ascii="Times New Roman" w:eastAsia="Times New Roman" w:hAnsi="Times New Roman" w:cs="Times New Roman"/>
                <w:b/>
                <w:color w:val="000000"/>
                <w:sz w:val="24"/>
                <w:szCs w:val="24"/>
              </w:rPr>
            </w:rPrChange>
          </w:rPr>
          <w:delText>3.</w:delText>
        </w:r>
      </w:del>
      <w:del w:id="716" w:author="Microsoft account" w:date="2023-03-17T12:39:00Z">
        <w:r w:rsidR="00DF40E1" w:rsidRPr="00F2754C" w:rsidDel="00F2754C">
          <w:rPr>
            <w:rFonts w:ascii="Times New Roman" w:eastAsia="Times New Roman" w:hAnsi="Times New Roman" w:cs="Times New Roman"/>
            <w:b/>
            <w:i/>
            <w:color w:val="000000"/>
            <w:sz w:val="24"/>
            <w:szCs w:val="24"/>
            <w:rPrChange w:id="717" w:author="Microsoft account" w:date="2023-03-17T12:40:00Z">
              <w:rPr>
                <w:rFonts w:ascii="Times New Roman" w:eastAsia="Times New Roman" w:hAnsi="Times New Roman" w:cs="Times New Roman"/>
                <w:b/>
                <w:color w:val="000000"/>
                <w:sz w:val="24"/>
                <w:szCs w:val="24"/>
              </w:rPr>
            </w:rPrChange>
          </w:rPr>
          <w:delText>3</w:delText>
        </w:r>
      </w:del>
      <w:del w:id="718" w:author="Microsoft account" w:date="2023-03-23T08:50:00Z">
        <w:r w:rsidR="00DF40E1" w:rsidRPr="00F2754C" w:rsidDel="00F44928">
          <w:rPr>
            <w:rFonts w:ascii="Times New Roman" w:eastAsia="Times New Roman" w:hAnsi="Times New Roman" w:cs="Times New Roman"/>
            <w:b/>
            <w:i/>
            <w:color w:val="000000"/>
            <w:sz w:val="24"/>
            <w:szCs w:val="24"/>
            <w:rPrChange w:id="719" w:author="Microsoft account" w:date="2023-03-17T12:40:00Z">
              <w:rPr>
                <w:rFonts w:ascii="Times New Roman" w:eastAsia="Times New Roman" w:hAnsi="Times New Roman" w:cs="Times New Roman"/>
                <w:b/>
                <w:color w:val="000000"/>
                <w:sz w:val="24"/>
                <w:szCs w:val="24"/>
              </w:rPr>
            </w:rPrChange>
          </w:rPr>
          <w:delText xml:space="preserve"> </w:delText>
        </w:r>
      </w:del>
      <w:r w:rsidR="00DF40E1" w:rsidRPr="00F2754C">
        <w:rPr>
          <w:rFonts w:ascii="Times New Roman" w:eastAsia="Times New Roman" w:hAnsi="Times New Roman" w:cs="Times New Roman"/>
          <w:b/>
          <w:i/>
          <w:color w:val="000000"/>
          <w:sz w:val="24"/>
          <w:szCs w:val="24"/>
        </w:rPr>
        <w:t>Storing Data</w:t>
      </w:r>
    </w:p>
    <w:p w14:paraId="5A6B46EB" w14:textId="75813692" w:rsidR="00475B8D" w:rsidRDefault="006C65A5" w:rsidP="00DF40E1">
      <w:pPr>
        <w:pBdr>
          <w:top w:val="nil"/>
          <w:left w:val="nil"/>
          <w:bottom w:val="nil"/>
          <w:right w:val="nil"/>
          <w:between w:val="nil"/>
        </w:pBdr>
        <w:spacing w:after="0" w:line="360" w:lineRule="auto"/>
        <w:jc w:val="both"/>
        <w:rPr>
          <w:ins w:id="720" w:author="Ruggiero Lovreglio" w:date="2023-02-04T20:42:00Z"/>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which passes the redundancy check is finally stored in</w:t>
      </w:r>
      <w:del w:id="721" w:author="Microsoft account" w:date="2023-03-17T12:39:00Z">
        <w:r w:rsidDel="00F2754C">
          <w:rPr>
            <w:rFonts w:ascii="Times New Roman" w:eastAsia="Times New Roman" w:hAnsi="Times New Roman" w:cs="Times New Roman"/>
            <w:color w:val="000000"/>
            <w:sz w:val="24"/>
            <w:szCs w:val="24"/>
          </w:rPr>
          <w:delText>to</w:delText>
        </w:r>
      </w:del>
      <w:r>
        <w:rPr>
          <w:rFonts w:ascii="Times New Roman" w:eastAsia="Times New Roman" w:hAnsi="Times New Roman" w:cs="Times New Roman"/>
          <w:color w:val="000000"/>
          <w:sz w:val="24"/>
          <w:szCs w:val="24"/>
        </w:rPr>
        <w:t xml:space="preserve"> a relational database in the form of Structured Query Language (MySQL). It is an open-source relational database available under the terms of the GNU General Public License. MySQL makes storing and fetching data seamless. </w:t>
      </w:r>
      <w:r>
        <w:rPr>
          <w:rFonts w:ascii="Times New Roman" w:eastAsia="Times New Roman" w:hAnsi="Times New Roman" w:cs="Times New Roman"/>
          <w:color w:val="000000"/>
          <w:sz w:val="24"/>
          <w:szCs w:val="24"/>
        </w:rPr>
        <w:lastRenderedPageBreak/>
        <w:t>It is installed on a server/computer and the data operations like insertion, deletion, and retrieval etc.</w:t>
      </w:r>
      <w:ins w:id="722" w:author="Microsoft account" w:date="2023-03-17T12:39: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have been performed. The database contains the actual tweet, </w:t>
      </w:r>
      <w:ins w:id="723" w:author="Microsoft account" w:date="2023-03-17T12:39:00Z">
        <w:r w:rsidR="00F2754C">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 xml:space="preserve">username of the person who tweeted, </w:t>
      </w:r>
      <w:ins w:id="724" w:author="Microsoft account" w:date="2023-03-17T12:40:00Z">
        <w:r w:rsidR="00F2754C">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timestamp, and geo</w:t>
      </w:r>
      <w:del w:id="725" w:author="Microsoft account" w:date="2023-03-17T11:48:00Z">
        <w:r w:rsidDel="006A4F96">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location. The storage mechanism can store even more information about the posted tweet. The same data has also been stored in Comma Separated Values (CSV’s)  for convenient accessibility. </w:t>
      </w:r>
    </w:p>
    <w:p w14:paraId="7D3EFDD3" w14:textId="77777777" w:rsidR="00DF40E1" w:rsidRDefault="00DF40E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726" w:author="Ruggiero Lovreglio" w:date="2023-02-04T20:40:00Z">
          <w:pPr>
            <w:pBdr>
              <w:top w:val="nil"/>
              <w:left w:val="nil"/>
              <w:bottom w:val="nil"/>
              <w:right w:val="nil"/>
              <w:between w:val="nil"/>
            </w:pBdr>
            <w:spacing w:after="0" w:line="360" w:lineRule="auto"/>
            <w:ind w:left="360"/>
            <w:jc w:val="both"/>
          </w:pPr>
        </w:pPrChange>
      </w:pPr>
    </w:p>
    <w:p w14:paraId="608C9337" w14:textId="72A7789A" w:rsidR="00475B8D" w:rsidRPr="00F2754C" w:rsidRDefault="00F44928">
      <w:pPr>
        <w:pBdr>
          <w:top w:val="nil"/>
          <w:left w:val="nil"/>
          <w:bottom w:val="nil"/>
          <w:right w:val="nil"/>
          <w:between w:val="nil"/>
        </w:pBdr>
        <w:spacing w:after="0" w:line="360" w:lineRule="auto"/>
        <w:jc w:val="both"/>
        <w:rPr>
          <w:rFonts w:ascii="Times New Roman" w:eastAsia="Times New Roman" w:hAnsi="Times New Roman" w:cs="Times New Roman"/>
          <w:b/>
          <w:i/>
          <w:color w:val="000000"/>
          <w:sz w:val="24"/>
          <w:szCs w:val="24"/>
        </w:rPr>
        <w:pPrChange w:id="727" w:author="Microsoft account" w:date="2023-03-17T12:40:00Z">
          <w:pPr>
            <w:numPr>
              <w:numId w:val="5"/>
            </w:numPr>
            <w:pBdr>
              <w:top w:val="nil"/>
              <w:left w:val="nil"/>
              <w:bottom w:val="nil"/>
              <w:right w:val="nil"/>
              <w:between w:val="nil"/>
            </w:pBdr>
            <w:spacing w:after="0" w:line="360" w:lineRule="auto"/>
            <w:ind w:left="360" w:hanging="360"/>
            <w:jc w:val="both"/>
          </w:pPr>
        </w:pPrChange>
      </w:pPr>
      <w:ins w:id="728" w:author="Microsoft account" w:date="2023-03-23T08:50:00Z">
        <w:r>
          <w:rPr>
            <w:rFonts w:ascii="Times New Roman" w:eastAsia="Times New Roman" w:hAnsi="Times New Roman" w:cs="Times New Roman"/>
            <w:b/>
            <w:i/>
            <w:color w:val="000000"/>
            <w:sz w:val="24"/>
            <w:szCs w:val="24"/>
          </w:rPr>
          <w:t xml:space="preserve">4.4 </w:t>
        </w:r>
      </w:ins>
      <w:r w:rsidR="006C65A5" w:rsidRPr="00F2754C">
        <w:rPr>
          <w:rFonts w:ascii="Times New Roman" w:eastAsia="Times New Roman" w:hAnsi="Times New Roman" w:cs="Times New Roman"/>
          <w:b/>
          <w:i/>
          <w:color w:val="000000"/>
          <w:sz w:val="24"/>
          <w:szCs w:val="24"/>
        </w:rPr>
        <w:t>Data Wrangling</w:t>
      </w:r>
    </w:p>
    <w:p w14:paraId="0BF889C3" w14:textId="0005EF40" w:rsidR="00475B8D" w:rsidRDefault="006C65A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729" w:author="Ruggiero Lovreglio" w:date="2023-02-04T20:40:00Z">
          <w:pPr>
            <w:pBdr>
              <w:top w:val="nil"/>
              <w:left w:val="nil"/>
              <w:bottom w:val="nil"/>
              <w:right w:val="nil"/>
              <w:between w:val="nil"/>
            </w:pBdr>
            <w:spacing w:after="0" w:line="360" w:lineRule="auto"/>
            <w:ind w:left="360"/>
            <w:jc w:val="both"/>
          </w:pPr>
        </w:pPrChange>
      </w:pPr>
      <w:r>
        <w:rPr>
          <w:rFonts w:ascii="Times New Roman" w:eastAsia="Times New Roman" w:hAnsi="Times New Roman" w:cs="Times New Roman"/>
          <w:color w:val="000000"/>
          <w:sz w:val="24"/>
          <w:szCs w:val="24"/>
        </w:rPr>
        <w:t xml:space="preserve">The stored tweets are in the raw format. Before processing any textual data into a machine learning pipeline, the non-numerical data must be gleaned carefully to enable it to produce accurate results. The data manipulation procedures vary from numerical data to text data. The ‘tm’ library in R provides powerful functions to perform data wrangling on non-numerical data. It has been used to execute exploratory analyses over a text dataset and </w:t>
      </w:r>
      <w:del w:id="730" w:author="Microsoft account" w:date="2023-03-21T08:40:00Z">
        <w:r w:rsidDel="00E15A5A">
          <w:rPr>
            <w:rFonts w:ascii="Times New Roman" w:eastAsia="Times New Roman" w:hAnsi="Times New Roman" w:cs="Times New Roman"/>
            <w:color w:val="000000"/>
            <w:sz w:val="24"/>
            <w:szCs w:val="24"/>
          </w:rPr>
          <w:delText>also detect</w:delText>
        </w:r>
      </w:del>
      <w:ins w:id="731" w:author="Microsoft account" w:date="2023-03-21T08:40:00Z">
        <w:r w:rsidR="00E15A5A">
          <w:rPr>
            <w:rFonts w:ascii="Times New Roman" w:eastAsia="Times New Roman" w:hAnsi="Times New Roman" w:cs="Times New Roman"/>
            <w:color w:val="000000"/>
            <w:sz w:val="24"/>
            <w:szCs w:val="24"/>
          </w:rPr>
          <w:t>detect</w:t>
        </w:r>
      </w:ins>
      <w:r>
        <w:rPr>
          <w:rFonts w:ascii="Times New Roman" w:eastAsia="Times New Roman" w:hAnsi="Times New Roman" w:cs="Times New Roman"/>
          <w:color w:val="000000"/>
          <w:sz w:val="24"/>
          <w:szCs w:val="24"/>
        </w:rPr>
        <w:t xml:space="preserve"> </w:t>
      </w:r>
      <w:del w:id="732" w:author="Microsoft account" w:date="2023-03-17T12:41:00Z">
        <w:r w:rsidDel="00F2754C">
          <w:rPr>
            <w:rFonts w:ascii="Times New Roman" w:eastAsia="Times New Roman" w:hAnsi="Times New Roman" w:cs="Times New Roman"/>
            <w:color w:val="000000"/>
            <w:sz w:val="24"/>
            <w:szCs w:val="24"/>
          </w:rPr>
          <w:delText xml:space="preserve">high </w:delText>
        </w:r>
      </w:del>
      <w:ins w:id="733" w:author="Microsoft account" w:date="2023-03-17T12:41:00Z">
        <w:r w:rsidR="00F2754C">
          <w:rPr>
            <w:rFonts w:ascii="Times New Roman" w:eastAsia="Times New Roman" w:hAnsi="Times New Roman" w:cs="Times New Roman"/>
            <w:color w:val="000000"/>
            <w:sz w:val="24"/>
            <w:szCs w:val="24"/>
          </w:rPr>
          <w:t>high-</w:t>
        </w:r>
      </w:ins>
      <w:r>
        <w:rPr>
          <w:rFonts w:ascii="Times New Roman" w:eastAsia="Times New Roman" w:hAnsi="Times New Roman" w:cs="Times New Roman"/>
          <w:color w:val="000000"/>
          <w:sz w:val="24"/>
          <w:szCs w:val="24"/>
        </w:rPr>
        <w:t xml:space="preserve">level patterns. Figure </w:t>
      </w:r>
      <w:del w:id="734" w:author="Microsoft account" w:date="2023-03-21T08:40:00Z">
        <w:r w:rsidDel="00E15A5A">
          <w:rPr>
            <w:rFonts w:ascii="Times New Roman" w:eastAsia="Times New Roman" w:hAnsi="Times New Roman" w:cs="Times New Roman"/>
            <w:color w:val="000000"/>
            <w:sz w:val="24"/>
            <w:szCs w:val="24"/>
          </w:rPr>
          <w:delText>4</w:delText>
        </w:r>
      </w:del>
      <w:ins w:id="735" w:author="Microsoft account" w:date="2023-03-21T08:40:00Z">
        <w:r w:rsidR="00E15A5A">
          <w:rPr>
            <w:rFonts w:ascii="Times New Roman" w:eastAsia="Times New Roman" w:hAnsi="Times New Roman" w:cs="Times New Roman"/>
            <w:color w:val="000000"/>
            <w:sz w:val="24"/>
            <w:szCs w:val="24"/>
          </w:rPr>
          <w:t>6</w:t>
        </w:r>
      </w:ins>
      <w:r>
        <w:rPr>
          <w:rFonts w:ascii="Times New Roman" w:eastAsia="Times New Roman" w:hAnsi="Times New Roman" w:cs="Times New Roman"/>
          <w:color w:val="000000"/>
          <w:sz w:val="24"/>
          <w:szCs w:val="24"/>
        </w:rPr>
        <w:t xml:space="preserve"> shows the implementation of data wrangling in R. The following </w:t>
      </w:r>
      <w:ins w:id="736" w:author="Ruggiero Lovreglio" w:date="2023-02-04T20:46:00Z">
        <w:r w:rsidR="00DF40E1">
          <w:rPr>
            <w:rFonts w:ascii="Times New Roman" w:eastAsia="Times New Roman" w:hAnsi="Times New Roman" w:cs="Times New Roman"/>
            <w:color w:val="000000"/>
            <w:sz w:val="24"/>
            <w:szCs w:val="24"/>
          </w:rPr>
          <w:t xml:space="preserve">six </w:t>
        </w:r>
      </w:ins>
      <w:r>
        <w:rPr>
          <w:rFonts w:ascii="Times New Roman" w:eastAsia="Times New Roman" w:hAnsi="Times New Roman" w:cs="Times New Roman"/>
          <w:color w:val="000000"/>
          <w:sz w:val="24"/>
          <w:szCs w:val="24"/>
        </w:rPr>
        <w:t>pre-processing modules are applied to the stored content</w:t>
      </w:r>
      <w:ins w:id="737" w:author="Ruggiero Lovreglio" w:date="2023-02-04T20:47:00Z">
        <w:r w:rsidR="00DF40E1">
          <w:rPr>
            <w:rFonts w:ascii="Times New Roman" w:eastAsia="Times New Roman" w:hAnsi="Times New Roman" w:cs="Times New Roman"/>
            <w:color w:val="000000"/>
            <w:sz w:val="24"/>
            <w:szCs w:val="24"/>
          </w:rPr>
          <w:t>:</w:t>
        </w:r>
      </w:ins>
      <w:del w:id="738" w:author="Ruggiero Lovreglio" w:date="2023-02-04T20:46:00Z">
        <w:r w:rsidDel="00DF40E1">
          <w:rPr>
            <w:rFonts w:ascii="Times New Roman" w:eastAsia="Times New Roman" w:hAnsi="Times New Roman" w:cs="Times New Roman"/>
            <w:color w:val="000000"/>
            <w:sz w:val="24"/>
            <w:szCs w:val="24"/>
          </w:rPr>
          <w:delText>,</w:delText>
        </w:r>
      </w:del>
    </w:p>
    <w:p w14:paraId="58C9BD14" w14:textId="77777777" w:rsidR="00475B8D" w:rsidRDefault="006C65A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Tokenization:</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It is a fundamental process of chopping a sequence into multiple pieces. It is divided into sentence and word tokenization. Sentence tokenization, also known as sentence segmentation, is the procedure to divide a string into its component sentences. For instance, in the English language, sentences are tokenized by splitting them whenever a punctuation mark is encountered. Whereas word tokenization, also known as word segmentation, is the procedure to divide a string into its component words.</w:t>
      </w:r>
    </w:p>
    <w:p w14:paraId="4E678DCB" w14:textId="77777777" w:rsidR="00475B8D" w:rsidRDefault="006C65A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Stemming &amp; Lemmatization:</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Most of the words in English language are derived from its root word. These words which have the same root have identical meanings. They are called derivationally related words belonging to same families. The main objective of both lemmatization and stemming is to truncate inflectional forms and sometimes derivationally related forms of a word to its common base form. </w:t>
      </w:r>
      <w:commentRangeStart w:id="739"/>
      <w:r>
        <w:rPr>
          <w:rFonts w:ascii="Times New Roman" w:eastAsia="Times New Roman" w:hAnsi="Times New Roman" w:cs="Times New Roman"/>
          <w:color w:val="000000"/>
          <w:sz w:val="24"/>
          <w:szCs w:val="24"/>
        </w:rPr>
        <w:t>For instance,</w:t>
      </w:r>
    </w:p>
    <w:p w14:paraId="75B7834D" w14:textId="77777777" w:rsidR="00475B8D" w:rsidRDefault="006C65A5">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4"/>
          <w:szCs w:val="24"/>
        </w:rPr>
        <w:pPrChange w:id="740" w:author="Ruggiero Lovreglio" w:date="2023-02-04T20:48:00Z">
          <w:pPr>
            <w:pBdr>
              <w:top w:val="nil"/>
              <w:left w:val="nil"/>
              <w:bottom w:val="nil"/>
              <w:right w:val="nil"/>
              <w:between w:val="nil"/>
            </w:pBdr>
            <w:spacing w:after="0" w:line="360" w:lineRule="auto"/>
            <w:ind w:left="720"/>
            <w:jc w:val="both"/>
          </w:pPr>
        </w:pPrChange>
      </w:pPr>
      <w:r>
        <w:rPr>
          <w:rFonts w:ascii="Times New Roman" w:eastAsia="Times New Roman" w:hAnsi="Times New Roman" w:cs="Times New Roman"/>
          <w:i/>
          <w:color w:val="000000"/>
          <w:sz w:val="24"/>
          <w:szCs w:val="24"/>
        </w:rPr>
        <w:t>democrat, democratic &amp; democratization -&gt; democracy</w:t>
      </w:r>
      <w:commentRangeEnd w:id="739"/>
      <w:r w:rsidR="00DF40E1">
        <w:rPr>
          <w:rStyle w:val="CommentReference"/>
        </w:rPr>
        <w:commentReference w:id="739"/>
      </w:r>
    </w:p>
    <w:p w14:paraId="1C352A05" w14:textId="1D161015" w:rsidR="00475B8D" w:rsidRDefault="006C65A5">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Removing Punctuation:</w:t>
      </w:r>
      <w:r>
        <w:rPr>
          <w:rFonts w:ascii="Times New Roman" w:eastAsia="Times New Roman" w:hAnsi="Times New Roman" w:cs="Times New Roman"/>
          <w:color w:val="000000"/>
          <w:sz w:val="24"/>
          <w:szCs w:val="24"/>
        </w:rPr>
        <w:t xml:space="preserve"> Handling punctuation is one of the vital steps in text processing. Since they do not contain any absolute meaning, while performing an analysis, punctuations do no benefit to the outcome neither in terms of accuracy nor in terms of performance. In turn, they slow down the performance of the model during training. Hence </w:t>
      </w:r>
      <w:r>
        <w:rPr>
          <w:rFonts w:ascii="Times New Roman" w:eastAsia="Times New Roman" w:hAnsi="Times New Roman" w:cs="Times New Roman"/>
          <w:color w:val="000000"/>
          <w:sz w:val="24"/>
          <w:szCs w:val="24"/>
        </w:rPr>
        <w:lastRenderedPageBreak/>
        <w:t xml:space="preserve">it is essential to remove them before proceeding to the modeling stage. Figure </w:t>
      </w:r>
      <w:del w:id="741" w:author="Microsoft account" w:date="2023-03-18T10:49:00Z">
        <w:r w:rsidDel="004B0D9D">
          <w:rPr>
            <w:rFonts w:ascii="Times New Roman" w:eastAsia="Times New Roman" w:hAnsi="Times New Roman" w:cs="Times New Roman"/>
            <w:color w:val="000000"/>
            <w:sz w:val="24"/>
            <w:szCs w:val="24"/>
          </w:rPr>
          <w:delText xml:space="preserve">4 </w:delText>
        </w:r>
      </w:del>
      <w:ins w:id="742" w:author="Microsoft account" w:date="2023-03-18T10:49:00Z">
        <w:r w:rsidR="004B0D9D">
          <w:rPr>
            <w:rFonts w:ascii="Times New Roman" w:eastAsia="Times New Roman" w:hAnsi="Times New Roman" w:cs="Times New Roman"/>
            <w:color w:val="000000"/>
            <w:sz w:val="24"/>
            <w:szCs w:val="24"/>
          </w:rPr>
          <w:t xml:space="preserve">5 </w:t>
        </w:r>
      </w:ins>
      <w:r>
        <w:rPr>
          <w:rFonts w:ascii="Times New Roman" w:eastAsia="Times New Roman" w:hAnsi="Times New Roman" w:cs="Times New Roman"/>
          <w:color w:val="000000"/>
          <w:sz w:val="24"/>
          <w:szCs w:val="24"/>
        </w:rPr>
        <w:t>shows the codes used for removing the punctuations.</w:t>
      </w:r>
    </w:p>
    <w:p w14:paraId="3E99BDD6" w14:textId="77777777" w:rsidR="00475B8D" w:rsidRDefault="006C65A5">
      <w:pPr>
        <w:spacing w:line="360" w:lineRule="auto"/>
        <w:jc w:val="center"/>
        <w:rPr>
          <w:rFonts w:ascii="Times New Roman" w:eastAsia="Times New Roman" w:hAnsi="Times New Roman" w:cs="Times New Roman"/>
          <w:sz w:val="24"/>
          <w:szCs w:val="24"/>
        </w:rPr>
      </w:pPr>
      <w:commentRangeStart w:id="743"/>
      <w:r>
        <w:rPr>
          <w:rFonts w:ascii="Times New Roman" w:eastAsia="Times New Roman" w:hAnsi="Times New Roman" w:cs="Times New Roman"/>
          <w:noProof/>
          <w:sz w:val="24"/>
          <w:szCs w:val="24"/>
          <w:lang w:eastAsia="en-US"/>
        </w:rPr>
        <w:drawing>
          <wp:inline distT="0" distB="0" distL="0" distR="0" wp14:anchorId="46C35DD6" wp14:editId="4FF3B8ED">
            <wp:extent cx="4766695" cy="3477752"/>
            <wp:effectExtent l="0" t="0" r="0" b="0"/>
            <wp:docPr id="3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4766695" cy="3477752"/>
                    </a:xfrm>
                    <a:prstGeom prst="rect">
                      <a:avLst/>
                    </a:prstGeom>
                    <a:ln/>
                  </pic:spPr>
                </pic:pic>
              </a:graphicData>
            </a:graphic>
          </wp:inline>
        </w:drawing>
      </w:r>
    </w:p>
    <w:p w14:paraId="2B14812D" w14:textId="75B5B8A2" w:rsidR="00475B8D" w:rsidRDefault="006C65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del w:id="744" w:author="Microsoft account" w:date="2023-03-18T10:49:00Z">
        <w:r w:rsidDel="004B0D9D">
          <w:rPr>
            <w:rFonts w:ascii="Times New Roman" w:eastAsia="Times New Roman" w:hAnsi="Times New Roman" w:cs="Times New Roman"/>
            <w:b/>
            <w:sz w:val="24"/>
            <w:szCs w:val="24"/>
          </w:rPr>
          <w:delText>4</w:delText>
        </w:r>
      </w:del>
      <w:ins w:id="745" w:author="Microsoft account" w:date="2023-03-21T08:40:00Z">
        <w:r w:rsidR="00E15A5A">
          <w:rPr>
            <w:rFonts w:ascii="Times New Roman" w:eastAsia="Times New Roman" w:hAnsi="Times New Roman" w:cs="Times New Roman"/>
            <w:b/>
            <w:sz w:val="24"/>
            <w:szCs w:val="24"/>
          </w:rPr>
          <w:t>6</w:t>
        </w:r>
      </w:ins>
      <w:r>
        <w:rPr>
          <w:rFonts w:ascii="Times New Roman" w:eastAsia="Times New Roman" w:hAnsi="Times New Roman" w:cs="Times New Roman"/>
          <w:b/>
          <w:sz w:val="24"/>
          <w:szCs w:val="24"/>
        </w:rPr>
        <w:t>: Data Wrangling using ‘tm’ library in R</w:t>
      </w:r>
      <w:commentRangeEnd w:id="743"/>
      <w:r w:rsidR="00DF40E1">
        <w:rPr>
          <w:rStyle w:val="CommentReference"/>
        </w:rPr>
        <w:commentReference w:id="743"/>
      </w:r>
    </w:p>
    <w:p w14:paraId="4CAC6B4C" w14:textId="77777777" w:rsidR="00475B8D" w:rsidRDefault="006C65A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Removing Stop Words: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Every language has its own repository of stop words. They are nothing but most commonly used words in any language. When applying machine learning to each post, stop words have the ability to add a lot of noise to the analysis. In the world of analytics, they are called irrelevant words. Based on the analysis, we have modified the list of stop words. Some of the frequently occurring stop words are ‘and’, ‘an’, ‘the’, ‘is’, ‘a’ etc.</w:t>
      </w:r>
    </w:p>
    <w:p w14:paraId="0D9D152F" w14:textId="77777777" w:rsidR="00475B8D" w:rsidRDefault="006C65A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Case-Folding &amp; Synonym Check:</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A simple strategy to execute case-folding is to reduce all the letters to lower case. This is assumed to be a good idea since the absolute starting of any sentence begins with an upper case letter. Through this, tokens have been converted into lower case and also removing the duplicate tokens thereby easing the model building module. In linguistics, a single word can have multiple variants. They are termed as synonyms. For instance, two different words projecting the same would do no good to the </w:t>
      </w:r>
      <w:r>
        <w:rPr>
          <w:rFonts w:ascii="Times New Roman" w:eastAsia="Times New Roman" w:hAnsi="Times New Roman" w:cs="Times New Roman"/>
          <w:color w:val="000000"/>
          <w:sz w:val="24"/>
          <w:szCs w:val="24"/>
        </w:rPr>
        <w:lastRenderedPageBreak/>
        <w:t>analysis. Hence for effective duplicate removal, synonym check has to be done to eliminate redundancy.</w:t>
      </w:r>
    </w:p>
    <w:p w14:paraId="5E4265FE" w14:textId="77777777" w:rsidR="00475B8D" w:rsidRDefault="006C65A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TF-IDF:</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ab/>
        <w:t>It stands for term frequency-inverse document frequency which is often used in information retrieval and text mining. The tf-idf weight is a statistical measure which denotes how much importance a word holds to a document in a collection of corpus. This importance is directly proportional to the number of occurrences of the word in the corpus. The tf-idf weight is computed by two terms: firstly, the normalized Term Frequency (TF) which is equal to the number of times a word appears in the document, divided by the entire corpus of words in the document. Secondly, the Inverse Document Frequency (IDF) which is equal to the logarithm of the number of documents in the corpus divided by the number of documents where the specific term emerges.</w:t>
      </w:r>
    </w:p>
    <w:p w14:paraId="344FAAC6" w14:textId="77777777" w:rsidR="00475B8D" w:rsidRDefault="006C65A5">
      <w:pPr>
        <w:pBdr>
          <w:top w:val="nil"/>
          <w:left w:val="nil"/>
          <w:bottom w:val="nil"/>
          <w:right w:val="nil"/>
          <w:between w:val="nil"/>
        </w:pBdr>
        <w:spacing w:after="0" w:line="36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TF(t) = (No. of times term t appears in a document) / (Total number of words in a document)</w:t>
      </w:r>
    </w:p>
    <w:sdt>
      <w:sdtPr>
        <w:tag w:val="goog_rdk_14"/>
        <w:id w:val="-1183428304"/>
      </w:sdtPr>
      <w:sdtEndPr/>
      <w:sdtContent>
        <w:p w14:paraId="6F573E2D" w14:textId="77777777" w:rsidR="00475B8D" w:rsidRDefault="006C65A5">
          <w:pPr>
            <w:pBdr>
              <w:top w:val="nil"/>
              <w:left w:val="nil"/>
              <w:bottom w:val="nil"/>
              <w:right w:val="nil"/>
              <w:between w:val="nil"/>
            </w:pBdr>
            <w:spacing w:line="360" w:lineRule="auto"/>
            <w:ind w:left="720"/>
            <w:jc w:val="both"/>
            <w:rPr>
              <w:ins w:id="746" w:author="Lovreglio, Ruggiero" w:date="2022-07-13T17:54:00Z"/>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IDF(t) = log</w:t>
          </w:r>
          <w:r>
            <w:rPr>
              <w:rFonts w:ascii="Times New Roman" w:eastAsia="Times New Roman" w:hAnsi="Times New Roman" w:cs="Times New Roman"/>
              <w:color w:val="000000"/>
              <w:sz w:val="24"/>
              <w:szCs w:val="24"/>
            </w:rPr>
            <w:t>e</w:t>
          </w:r>
          <w:r>
            <w:rPr>
              <w:rFonts w:ascii="Times New Roman" w:eastAsia="Times New Roman" w:hAnsi="Times New Roman" w:cs="Times New Roman"/>
              <w:i/>
              <w:color w:val="000000"/>
              <w:sz w:val="24"/>
              <w:szCs w:val="24"/>
            </w:rPr>
            <w:t>​(Total number of documents / No. of documents with term t in it)</w:t>
          </w:r>
          <w:sdt>
            <w:sdtPr>
              <w:tag w:val="goog_rdk_13"/>
              <w:id w:val="61139738"/>
            </w:sdtPr>
            <w:sdtEndPr/>
            <w:sdtContent/>
          </w:sdt>
        </w:p>
      </w:sdtContent>
    </w:sdt>
    <w:sdt>
      <w:sdtPr>
        <w:tag w:val="goog_rdk_16"/>
        <w:id w:val="-1984073099"/>
      </w:sdtPr>
      <w:sdtEndPr/>
      <w:sdtContent>
        <w:p w14:paraId="00F932CC" w14:textId="77777777" w:rsidR="00475B8D" w:rsidRPr="00475B8D" w:rsidRDefault="00FD411F">
          <w:pPr>
            <w:pBdr>
              <w:top w:val="nil"/>
              <w:left w:val="nil"/>
              <w:bottom w:val="nil"/>
              <w:right w:val="nil"/>
              <w:between w:val="nil"/>
            </w:pBdr>
            <w:spacing w:line="360" w:lineRule="auto"/>
            <w:jc w:val="both"/>
            <w:rPr>
              <w:rFonts w:ascii="Times New Roman" w:eastAsia="Times New Roman" w:hAnsi="Times New Roman" w:cs="Times New Roman"/>
              <w:i/>
              <w:sz w:val="24"/>
              <w:szCs w:val="24"/>
              <w:rPrChange w:id="747" w:author="Lovreglio, Ruggiero" w:date="2022-07-13T17:54:00Z">
                <w:rPr>
                  <w:color w:val="000000"/>
                </w:rPr>
              </w:rPrChange>
            </w:rPr>
            <w:pPrChange w:id="748" w:author="Lovreglio, Ruggiero" w:date="2022-07-13T17:54:00Z">
              <w:pPr>
                <w:pBdr>
                  <w:top w:val="nil"/>
                  <w:left w:val="nil"/>
                  <w:bottom w:val="nil"/>
                  <w:right w:val="nil"/>
                  <w:between w:val="nil"/>
                </w:pBdr>
                <w:spacing w:line="360" w:lineRule="auto"/>
                <w:ind w:left="720"/>
                <w:jc w:val="both"/>
              </w:pPr>
            </w:pPrChange>
          </w:pPr>
          <w:sdt>
            <w:sdtPr>
              <w:tag w:val="goog_rdk_15"/>
              <w:id w:val="101771690"/>
            </w:sdtPr>
            <w:sdtEndPr/>
            <w:sdtContent/>
          </w:sdt>
        </w:p>
      </w:sdtContent>
    </w:sdt>
    <w:commentRangeStart w:id="749" w:displacedByCustomXml="next"/>
    <w:sdt>
      <w:sdtPr>
        <w:tag w:val="goog_rdk_20"/>
        <w:id w:val="-1695231072"/>
      </w:sdtPr>
      <w:sdtEndPr/>
      <w:sdtContent>
        <w:p w14:paraId="731E65B1" w14:textId="2CB0B1FC" w:rsidR="00475B8D" w:rsidRPr="00F44928" w:rsidRDefault="00FD411F">
          <w:pPr>
            <w:pStyle w:val="ListParagraph"/>
            <w:numPr>
              <w:ilvl w:val="0"/>
              <w:numId w:val="3"/>
            </w:numPr>
            <w:spacing w:line="360" w:lineRule="auto"/>
            <w:jc w:val="both"/>
            <w:rPr>
              <w:rFonts w:ascii="Times New Roman" w:eastAsia="Times New Roman" w:hAnsi="Times New Roman" w:cs="Times New Roman"/>
              <w:color w:val="000000"/>
              <w:sz w:val="24"/>
              <w:szCs w:val="24"/>
              <w:rPrChange w:id="750" w:author="Microsoft account" w:date="2023-03-23T08:51:00Z">
                <w:rPr/>
              </w:rPrChange>
            </w:rPr>
            <w:pPrChange w:id="751" w:author="Microsoft account" w:date="2023-03-23T08:51:00Z">
              <w:pPr>
                <w:spacing w:line="360" w:lineRule="auto"/>
                <w:jc w:val="both"/>
              </w:pPr>
            </w:pPrChange>
          </w:pPr>
          <w:sdt>
            <w:sdtPr>
              <w:tag w:val="goog_rdk_17"/>
              <w:id w:val="1457679076"/>
            </w:sdtPr>
            <w:sdtEndPr/>
            <w:sdtContent/>
          </w:sdt>
          <w:sdt>
            <w:sdtPr>
              <w:tag w:val="goog_rdk_18"/>
              <w:id w:val="154884780"/>
            </w:sdtPr>
            <w:sdtEndPr/>
            <w:sdtContent>
              <w:r w:rsidR="006C65A5" w:rsidRPr="00F44928">
                <w:rPr>
                  <w:rFonts w:ascii="Times New Roman" w:eastAsia="Times New Roman" w:hAnsi="Times New Roman" w:cs="Times New Roman"/>
                  <w:b/>
                  <w:sz w:val="24"/>
                  <w:szCs w:val="24"/>
                  <w:rPrChange w:id="752" w:author="Microsoft account" w:date="2023-03-23T08:51:00Z">
                    <w:rPr/>
                  </w:rPrChange>
                </w:rPr>
                <w:t xml:space="preserve">RESULTS </w:t>
              </w:r>
            </w:sdtContent>
          </w:sdt>
          <w:sdt>
            <w:sdtPr>
              <w:tag w:val="goog_rdk_19"/>
              <w:id w:val="-1449311355"/>
            </w:sdtPr>
            <w:sdtEndPr/>
            <w:sdtContent/>
          </w:sdt>
          <w:commentRangeEnd w:id="749"/>
          <w:r w:rsidR="000918CB">
            <w:rPr>
              <w:rStyle w:val="CommentReference"/>
            </w:rPr>
            <w:commentReference w:id="749"/>
          </w:r>
        </w:p>
      </w:sdtContent>
    </w:sdt>
    <w:p w14:paraId="7030303C" w14:textId="77777777"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processed data is then passed onto to the final phase for analysis and interpretation. This module is divided into four distinct sub-modules in which data is checked for Visualization, Geo-Tagging, Text Classification and Sentiment Analysis.</w:t>
      </w:r>
    </w:p>
    <w:p w14:paraId="03B7599F" w14:textId="40C91E8F" w:rsidR="00475B8D" w:rsidRDefault="006C65A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Geo-Tagging:</w:t>
      </w:r>
      <w:r>
        <w:rPr>
          <w:rFonts w:ascii="Times New Roman" w:eastAsia="Times New Roman" w:hAnsi="Times New Roman" w:cs="Times New Roman"/>
          <w:color w:val="000000"/>
          <w:sz w:val="24"/>
          <w:szCs w:val="24"/>
        </w:rPr>
        <w:t xml:space="preserve"> The whole matter of interest in any disaster analysis is the location of a natural disaster.  For extracting locational information from the tweets, a geo-ﬁlter tag is applied on each </w:t>
      </w:r>
      <w:del w:id="753" w:author="Microsoft account" w:date="2023-03-17T12:41:00Z">
        <w:r w:rsidDel="00F2754C">
          <w:rPr>
            <w:rFonts w:ascii="Times New Roman" w:eastAsia="Times New Roman" w:hAnsi="Times New Roman" w:cs="Times New Roman"/>
            <w:color w:val="000000"/>
            <w:sz w:val="24"/>
            <w:szCs w:val="24"/>
          </w:rPr>
          <w:delText xml:space="preserve">twitter </w:delText>
        </w:r>
      </w:del>
      <w:ins w:id="754" w:author="Microsoft account" w:date="2023-03-17T12:41:00Z">
        <w:r w:rsidR="00F2754C">
          <w:rPr>
            <w:rFonts w:ascii="Times New Roman" w:eastAsia="Times New Roman" w:hAnsi="Times New Roman" w:cs="Times New Roman"/>
            <w:color w:val="000000"/>
            <w:sz w:val="24"/>
            <w:szCs w:val="24"/>
          </w:rPr>
          <w:t xml:space="preserve">Twitter </w:t>
        </w:r>
      </w:ins>
      <w:r>
        <w:rPr>
          <w:rFonts w:ascii="Times New Roman" w:eastAsia="Times New Roman" w:hAnsi="Times New Roman" w:cs="Times New Roman"/>
          <w:color w:val="000000"/>
          <w:sz w:val="24"/>
          <w:szCs w:val="24"/>
        </w:rPr>
        <w:t>post to determine their point of origi</w:t>
      </w:r>
      <w:del w:id="755" w:author="Microsoft account" w:date="2023-03-17T12:41:00Z">
        <w:r w:rsidDel="00F2754C">
          <w:rPr>
            <w:rFonts w:ascii="Times New Roman" w:eastAsia="Times New Roman" w:hAnsi="Times New Roman" w:cs="Times New Roman"/>
            <w:color w:val="000000"/>
            <w:sz w:val="24"/>
            <w:szCs w:val="24"/>
          </w:rPr>
          <w:delText>natio</w:delText>
        </w:r>
      </w:del>
      <w:r>
        <w:rPr>
          <w:rFonts w:ascii="Times New Roman" w:eastAsia="Times New Roman" w:hAnsi="Times New Roman" w:cs="Times New Roman"/>
          <w:color w:val="000000"/>
          <w:sz w:val="24"/>
          <w:szCs w:val="24"/>
        </w:rPr>
        <w:t>n. However, in many cases, tweets actually do not originate from the affected region. During such instances, people tweeting about the disaster will include the location of the disaster within the tweet</w:t>
      </w:r>
      <w:ins w:id="756" w:author="Microsoft account" w:date="2023-03-17T12:41: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either through hash</w:t>
      </w:r>
      <w:del w:id="757" w:author="Microsoft account" w:date="2023-03-17T12:41:00Z">
        <w:r w:rsidDel="00F2754C">
          <w:rPr>
            <w:rFonts w:ascii="Times New Roman" w:eastAsia="Times New Roman" w:hAnsi="Times New Roman" w:cs="Times New Roman"/>
            <w:color w:val="000000"/>
            <w:sz w:val="24"/>
            <w:szCs w:val="24"/>
          </w:rPr>
          <w:delText xml:space="preserve"> </w:delText>
        </w:r>
      </w:del>
      <w:r>
        <w:rPr>
          <w:rFonts w:ascii="Times New Roman" w:eastAsia="Times New Roman" w:hAnsi="Times New Roman" w:cs="Times New Roman"/>
          <w:color w:val="000000"/>
          <w:sz w:val="24"/>
          <w:szCs w:val="24"/>
        </w:rPr>
        <w:t>tags or comments. The location mentioned inside the tweet has been determined with the help of Google Maps API</w:t>
      </w:r>
      <w:ins w:id="758" w:author="Microsoft account" w:date="2023-03-17T12:42: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wherein all the </w:t>
      </w:r>
      <w:del w:id="759" w:author="Microsoft account" w:date="2023-03-17T12:42:00Z">
        <w:r w:rsidDel="00F2754C">
          <w:rPr>
            <w:rFonts w:ascii="Times New Roman" w:eastAsia="Times New Roman" w:hAnsi="Times New Roman" w:cs="Times New Roman"/>
            <w:color w:val="000000"/>
            <w:sz w:val="24"/>
            <w:szCs w:val="24"/>
          </w:rPr>
          <w:delText xml:space="preserve">twitter </w:delText>
        </w:r>
      </w:del>
      <w:ins w:id="760" w:author="Microsoft account" w:date="2023-03-17T12:42:00Z">
        <w:r w:rsidR="00F2754C">
          <w:rPr>
            <w:rFonts w:ascii="Times New Roman" w:eastAsia="Times New Roman" w:hAnsi="Times New Roman" w:cs="Times New Roman"/>
            <w:color w:val="000000"/>
            <w:sz w:val="24"/>
            <w:szCs w:val="24"/>
          </w:rPr>
          <w:t xml:space="preserve">Twitter </w:t>
        </w:r>
      </w:ins>
      <w:r>
        <w:rPr>
          <w:rFonts w:ascii="Times New Roman" w:eastAsia="Times New Roman" w:hAnsi="Times New Roman" w:cs="Times New Roman"/>
          <w:color w:val="000000"/>
          <w:sz w:val="24"/>
          <w:szCs w:val="24"/>
        </w:rPr>
        <w:t>posts are passed through a method one by one which chops each tweet into words and tries to ﬁnd the co</w:t>
      </w:r>
      <w:del w:id="761" w:author="Microsoft account" w:date="2023-02-25T11:04:00Z">
        <w:r w:rsidDel="00D829EA">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ordinates of that word through the Google Maps API. The technique, in R or Python</w:t>
      </w:r>
      <w:ins w:id="762" w:author="Microsoft account" w:date="2023-03-17T12:42:00Z">
        <w:r w:rsidR="00F2754C">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returns the geographical coordinates such as latitude &amp; longitude</w:t>
      </w:r>
      <w:del w:id="763" w:author="Microsoft account" w:date="2023-03-17T12:42:00Z">
        <w:r w:rsidDel="00F2754C">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 if that particular </w:t>
      </w:r>
      <w:r>
        <w:rPr>
          <w:rFonts w:ascii="Times New Roman" w:eastAsia="Times New Roman" w:hAnsi="Times New Roman" w:cs="Times New Roman"/>
          <w:color w:val="000000"/>
          <w:sz w:val="24"/>
          <w:szCs w:val="24"/>
        </w:rPr>
        <w:lastRenderedPageBreak/>
        <w:t xml:space="preserve">word exists anywhere in </w:t>
      </w:r>
      <w:del w:id="764" w:author="Microsoft account" w:date="2023-03-17T12:42:00Z">
        <w:r w:rsidDel="00F2754C">
          <w:rPr>
            <w:rFonts w:ascii="Times New Roman" w:eastAsia="Times New Roman" w:hAnsi="Times New Roman" w:cs="Times New Roman"/>
            <w:color w:val="000000"/>
            <w:sz w:val="24"/>
            <w:szCs w:val="24"/>
          </w:rPr>
          <w:delText xml:space="preserve">the </w:delText>
        </w:r>
      </w:del>
      <w:r>
        <w:rPr>
          <w:rFonts w:ascii="Times New Roman" w:eastAsia="Times New Roman" w:hAnsi="Times New Roman" w:cs="Times New Roman"/>
          <w:color w:val="000000"/>
          <w:sz w:val="24"/>
          <w:szCs w:val="24"/>
        </w:rPr>
        <w:t>Google Maps, else returns an error. Thus, all the potential locations mentioned in each tweet are here found and labeled along with them.</w:t>
      </w:r>
    </w:p>
    <w:p w14:paraId="2BF5EAED" w14:textId="4862D3E6" w:rsidR="00475B8D" w:rsidRDefault="006C65A5">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that the geographical coordinates for all the tweets have been obtained, the tweets which do not have a location are discarded. Hence the present data has raw tweets along with the parsed location details. Through these coordinates, each tweet can be plotted on a geographical heat map</w:t>
      </w:r>
      <w:del w:id="765" w:author="Microsoft account" w:date="2023-03-17T12:42:00Z">
        <w:r w:rsidDel="00F2754C">
          <w:rPr>
            <w:rFonts w:ascii="Times New Roman" w:eastAsia="Times New Roman" w:hAnsi="Times New Roman" w:cs="Times New Roman"/>
            <w:color w:val="000000"/>
            <w:sz w:val="24"/>
            <w:szCs w:val="24"/>
          </w:rPr>
          <w:delText>s</w:delText>
        </w:r>
      </w:del>
      <w:r>
        <w:rPr>
          <w:rFonts w:ascii="Times New Roman" w:eastAsia="Times New Roman" w:hAnsi="Times New Roman" w:cs="Times New Roman"/>
          <w:color w:val="000000"/>
          <w:sz w:val="24"/>
          <w:szCs w:val="24"/>
        </w:rPr>
        <w:t xml:space="preserve">. These heat maps are an interactive way to identify the regions, where something has happened and demonstrate areas of low and high density. These densities are attributed to the point of discussion in the data. Here, since the current use cause is about dealing with data on Kerala Floods, the density shown in the Geographical heat map portrays the areas affected. Wherever the density is high, those areas are highly affected. On the contrary, </w:t>
      </w:r>
      <w:ins w:id="766" w:author="Microsoft account" w:date="2023-03-17T12:44:00Z">
        <w:r w:rsidR="001838F1">
          <w:rPr>
            <w:rFonts w:ascii="Times New Roman" w:eastAsia="Times New Roman" w:hAnsi="Times New Roman" w:cs="Times New Roman"/>
            <w:color w:val="000000"/>
            <w:sz w:val="24"/>
            <w:szCs w:val="24"/>
          </w:rPr>
          <w:t xml:space="preserve">in </w:t>
        </w:r>
      </w:ins>
      <w:r>
        <w:rPr>
          <w:rFonts w:ascii="Times New Roman" w:eastAsia="Times New Roman" w:hAnsi="Times New Roman" w:cs="Times New Roman"/>
          <w:color w:val="000000"/>
          <w:sz w:val="24"/>
          <w:szCs w:val="24"/>
        </w:rPr>
        <w:t xml:space="preserve">the areas where there is no damage, there is low density. The heat map has been implemented with the help of </w:t>
      </w:r>
      <w:ins w:id="767" w:author="Microsoft account" w:date="2023-03-17T12:44:00Z">
        <w:r w:rsidR="001838F1">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“leaflet” library present in R. The shape files for drawing the district boundaries are extracted from the census data. The Government of India devises this data on a periodic cycle.</w:t>
      </w:r>
    </w:p>
    <w:p w14:paraId="1442487D" w14:textId="0293916E" w:rsidR="00475B8D" w:rsidRDefault="006C65A5">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del w:id="768" w:author="Microsoft account" w:date="2023-03-18T10:49:00Z">
        <w:r w:rsidDel="004B0D9D">
          <w:rPr>
            <w:rFonts w:ascii="Times New Roman" w:eastAsia="Times New Roman" w:hAnsi="Times New Roman" w:cs="Times New Roman"/>
            <w:color w:val="000000"/>
            <w:sz w:val="24"/>
            <w:szCs w:val="24"/>
          </w:rPr>
          <w:delText xml:space="preserve">5 </w:delText>
        </w:r>
      </w:del>
      <w:ins w:id="769" w:author="Microsoft account" w:date="2023-03-21T08:41:00Z">
        <w:r w:rsidR="00B22ACC">
          <w:rPr>
            <w:rFonts w:ascii="Times New Roman" w:eastAsia="Times New Roman" w:hAnsi="Times New Roman" w:cs="Times New Roman"/>
            <w:color w:val="000000"/>
            <w:sz w:val="24"/>
            <w:szCs w:val="24"/>
          </w:rPr>
          <w:t>7</w:t>
        </w:r>
      </w:ins>
      <w:ins w:id="770" w:author="Microsoft account" w:date="2023-03-18T10:49: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 xml:space="preserve">displays the implementation of </w:t>
      </w:r>
      <w:ins w:id="771" w:author="Microsoft account" w:date="2023-03-17T12:44:00Z">
        <w:r w:rsidR="001838F1">
          <w:rPr>
            <w:rFonts w:ascii="Times New Roman" w:eastAsia="Times New Roman" w:hAnsi="Times New Roman" w:cs="Times New Roman"/>
            <w:color w:val="000000"/>
            <w:sz w:val="24"/>
            <w:szCs w:val="24"/>
          </w:rPr>
          <w:t xml:space="preserve">a </w:t>
        </w:r>
      </w:ins>
      <w:r>
        <w:rPr>
          <w:rFonts w:ascii="Times New Roman" w:eastAsia="Times New Roman" w:hAnsi="Times New Roman" w:cs="Times New Roman"/>
          <w:color w:val="000000"/>
          <w:sz w:val="24"/>
          <w:szCs w:val="24"/>
        </w:rPr>
        <w:t xml:space="preserve">geographical heat map for </w:t>
      </w:r>
      <w:ins w:id="772" w:author="Microsoft account" w:date="2023-03-17T12:44:00Z">
        <w:r w:rsidR="001838F1">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 xml:space="preserve">Kerala floods. It is to be noticed that there are varied densities </w:t>
      </w:r>
      <w:del w:id="773" w:author="Microsoft account" w:date="2023-03-17T12:44:00Z">
        <w:r w:rsidDel="001838F1">
          <w:rPr>
            <w:rFonts w:ascii="Times New Roman" w:eastAsia="Times New Roman" w:hAnsi="Times New Roman" w:cs="Times New Roman"/>
            <w:color w:val="000000"/>
            <w:sz w:val="24"/>
            <w:szCs w:val="24"/>
          </w:rPr>
          <w:delText xml:space="preserve">which </w:delText>
        </w:r>
      </w:del>
      <w:ins w:id="774" w:author="Microsoft account" w:date="2023-03-17T12:44:00Z">
        <w:r w:rsidR="001838F1">
          <w:rPr>
            <w:rFonts w:ascii="Times New Roman" w:eastAsia="Times New Roman" w:hAnsi="Times New Roman" w:cs="Times New Roman"/>
            <w:color w:val="000000"/>
            <w:sz w:val="24"/>
            <w:szCs w:val="24"/>
          </w:rPr>
          <w:t xml:space="preserve">that </w:t>
        </w:r>
      </w:ins>
      <w:r>
        <w:rPr>
          <w:rFonts w:ascii="Times New Roman" w:eastAsia="Times New Roman" w:hAnsi="Times New Roman" w:cs="Times New Roman"/>
          <w:color w:val="000000"/>
          <w:sz w:val="24"/>
          <w:szCs w:val="24"/>
        </w:rPr>
        <w:t>show the scale of damage for various regions. During the time of floods, Idukki was the most affected district, according to the PDNA report [</w:t>
      </w:r>
      <w:del w:id="775" w:author="Microsoft account" w:date="2023-03-17T11:37:00Z">
        <w:r w:rsidDel="006E63D6">
          <w:rPr>
            <w:rFonts w:ascii="Times New Roman" w:eastAsia="Times New Roman" w:hAnsi="Times New Roman" w:cs="Times New Roman"/>
            <w:color w:val="000000"/>
            <w:sz w:val="24"/>
            <w:szCs w:val="24"/>
          </w:rPr>
          <w:delText>44</w:delText>
        </w:r>
      </w:del>
      <w:ins w:id="776" w:author="Microsoft account" w:date="2023-03-17T11:37:00Z">
        <w:r w:rsidR="006E63D6">
          <w:rPr>
            <w:rFonts w:ascii="Times New Roman" w:eastAsia="Times New Roman" w:hAnsi="Times New Roman" w:cs="Times New Roman"/>
            <w:color w:val="000000"/>
            <w:sz w:val="24"/>
            <w:szCs w:val="24"/>
          </w:rPr>
          <w:t>3</w:t>
        </w:r>
        <w:r w:rsidR="00F2754C">
          <w:rPr>
            <w:rFonts w:ascii="Times New Roman" w:eastAsia="Times New Roman" w:hAnsi="Times New Roman" w:cs="Times New Roman"/>
            <w:color w:val="000000"/>
            <w:sz w:val="24"/>
            <w:szCs w:val="24"/>
          </w:rPr>
          <w:t>9</w:t>
        </w:r>
      </w:ins>
      <w:r>
        <w:rPr>
          <w:rFonts w:ascii="Times New Roman" w:eastAsia="Times New Roman" w:hAnsi="Times New Roman" w:cs="Times New Roman"/>
          <w:color w:val="000000"/>
          <w:sz w:val="24"/>
          <w:szCs w:val="24"/>
        </w:rPr>
        <w:t>]. This gives an important confirmation</w:t>
      </w:r>
      <w:del w:id="777" w:author="Microsoft account" w:date="2023-03-17T12:44:00Z">
        <w:r w:rsidDel="001838F1">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 that information gathered from social media is in sync with official information.</w:t>
      </w:r>
    </w:p>
    <w:p w14:paraId="4DE39456" w14:textId="77777777" w:rsidR="00475B8D" w:rsidRDefault="006C65A5">
      <w:pPr>
        <w:pBdr>
          <w:top w:val="nil"/>
          <w:left w:val="nil"/>
          <w:bottom w:val="nil"/>
          <w:right w:val="nil"/>
          <w:between w:val="nil"/>
        </w:pBdr>
        <w:spacing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540A424D" wp14:editId="289E5486">
            <wp:extent cx="5181550" cy="3096260"/>
            <wp:effectExtent l="0" t="0" r="0" b="0"/>
            <wp:docPr id="3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181550" cy="3096260"/>
                    </a:xfrm>
                    <a:prstGeom prst="rect">
                      <a:avLst/>
                    </a:prstGeom>
                    <a:ln/>
                  </pic:spPr>
                </pic:pic>
              </a:graphicData>
            </a:graphic>
          </wp:inline>
        </w:drawing>
      </w:r>
    </w:p>
    <w:p w14:paraId="2EBE9889" w14:textId="5A5348BB" w:rsidR="00475B8D" w:rsidRDefault="006C65A5">
      <w:pPr>
        <w:spacing w:line="360" w:lineRule="auto"/>
        <w:jc w:val="center"/>
        <w:rPr>
          <w:rFonts w:ascii="Times New Roman" w:eastAsia="Times New Roman" w:hAnsi="Times New Roman" w:cs="Times New Roman"/>
          <w:b/>
          <w:sz w:val="24"/>
          <w:szCs w:val="24"/>
        </w:rPr>
      </w:pPr>
      <w:commentRangeStart w:id="778"/>
      <w:r>
        <w:rPr>
          <w:rFonts w:ascii="Times New Roman" w:eastAsia="Times New Roman" w:hAnsi="Times New Roman" w:cs="Times New Roman"/>
          <w:b/>
          <w:sz w:val="24"/>
          <w:szCs w:val="24"/>
        </w:rPr>
        <w:lastRenderedPageBreak/>
        <w:t xml:space="preserve">Fig. </w:t>
      </w:r>
      <w:del w:id="779" w:author="Microsoft account" w:date="2023-03-18T10:49:00Z">
        <w:r w:rsidDel="004B0D9D">
          <w:rPr>
            <w:rFonts w:ascii="Times New Roman" w:eastAsia="Times New Roman" w:hAnsi="Times New Roman" w:cs="Times New Roman"/>
            <w:b/>
            <w:sz w:val="24"/>
            <w:szCs w:val="24"/>
          </w:rPr>
          <w:delText>5</w:delText>
        </w:r>
      </w:del>
      <w:ins w:id="780" w:author="Microsoft account" w:date="2023-03-21T08:41:00Z">
        <w:r w:rsidR="00E15A5A">
          <w:rPr>
            <w:rFonts w:ascii="Times New Roman" w:eastAsia="Times New Roman" w:hAnsi="Times New Roman" w:cs="Times New Roman"/>
            <w:b/>
            <w:sz w:val="24"/>
            <w:szCs w:val="24"/>
          </w:rPr>
          <w:t>7</w:t>
        </w:r>
      </w:ins>
      <w:r>
        <w:rPr>
          <w:rFonts w:ascii="Times New Roman" w:eastAsia="Times New Roman" w:hAnsi="Times New Roman" w:cs="Times New Roman"/>
          <w:b/>
          <w:sz w:val="24"/>
          <w:szCs w:val="24"/>
        </w:rPr>
        <w:t>: Geographical Heat map for Kerala Floods</w:t>
      </w:r>
      <w:commentRangeEnd w:id="778"/>
      <w:r w:rsidR="004F1088">
        <w:rPr>
          <w:rStyle w:val="CommentReference"/>
        </w:rPr>
        <w:commentReference w:id="778"/>
      </w:r>
    </w:p>
    <w:p w14:paraId="60EE8BD2" w14:textId="77777777" w:rsidR="00475B8D" w:rsidRDefault="00475B8D">
      <w:pPr>
        <w:spacing w:line="360" w:lineRule="auto"/>
        <w:rPr>
          <w:rFonts w:ascii="Times New Roman" w:eastAsia="Times New Roman" w:hAnsi="Times New Roman" w:cs="Times New Roman"/>
          <w:b/>
          <w:sz w:val="24"/>
          <w:szCs w:val="24"/>
        </w:rPr>
      </w:pPr>
    </w:p>
    <w:p w14:paraId="3A76DF24" w14:textId="6E42C163" w:rsidR="00475B8D" w:rsidRDefault="006C65A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Disaster Distribution Analysis: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This module pertains to performing descriptive analytics on the historical text data through different visualizations to extract insights and patterns from it. These out</w:t>
      </w:r>
      <w:del w:id="781" w:author="Microsoft account" w:date="2023-03-17T12:44:00Z">
        <w:r w:rsidDel="001838F1">
          <w:rPr>
            <w:rFonts w:ascii="Times New Roman" w:eastAsia="Times New Roman" w:hAnsi="Times New Roman" w:cs="Times New Roman"/>
            <w:color w:val="000000"/>
            <w:sz w:val="24"/>
            <w:szCs w:val="24"/>
          </w:rPr>
          <w:delText xml:space="preserve"> </w:delText>
        </w:r>
      </w:del>
      <w:r>
        <w:rPr>
          <w:rFonts w:ascii="Times New Roman" w:eastAsia="Times New Roman" w:hAnsi="Times New Roman" w:cs="Times New Roman"/>
          <w:color w:val="000000"/>
          <w:sz w:val="24"/>
          <w:szCs w:val="24"/>
        </w:rPr>
        <w:t xml:space="preserve">comes can be furnished through visualization.  Visualization is the graphical representation of data through visual elements like charts and graphs. Data visualization tools provide an easy and convenient way to see and observe trends, outliers, and patterns in data. Figure </w:t>
      </w:r>
      <w:del w:id="782" w:author="Microsoft account" w:date="2023-03-18T10:50:00Z">
        <w:r w:rsidDel="004B0D9D">
          <w:rPr>
            <w:rFonts w:ascii="Times New Roman" w:eastAsia="Times New Roman" w:hAnsi="Times New Roman" w:cs="Times New Roman"/>
            <w:color w:val="000000"/>
            <w:sz w:val="24"/>
            <w:szCs w:val="24"/>
          </w:rPr>
          <w:delText xml:space="preserve">6 </w:delText>
        </w:r>
      </w:del>
      <w:ins w:id="783" w:author="Microsoft account" w:date="2023-03-21T08:42:00Z">
        <w:r w:rsidR="00B22ACC">
          <w:rPr>
            <w:rFonts w:ascii="Times New Roman" w:eastAsia="Times New Roman" w:hAnsi="Times New Roman" w:cs="Times New Roman"/>
            <w:color w:val="000000"/>
            <w:sz w:val="24"/>
            <w:szCs w:val="24"/>
          </w:rPr>
          <w:t>8</w:t>
        </w:r>
      </w:ins>
      <w:ins w:id="784" w:author="Microsoft account" w:date="2023-03-18T10:50: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shows the frequency distribution of tweets based on timing.</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The tweet count is spread across the time axis. Based on the rainfall and disaster information, they have been classified as ‘Before the Disaster’ &amp; ‘After/During the Disaster</w:t>
      </w:r>
      <w:del w:id="785" w:author="Microsoft account" w:date="2023-03-17T12:46:00Z">
        <w:r w:rsidDel="001838F1">
          <w:rPr>
            <w:rFonts w:ascii="Times New Roman" w:eastAsia="Times New Roman" w:hAnsi="Times New Roman" w:cs="Times New Roman"/>
            <w:color w:val="000000"/>
            <w:sz w:val="24"/>
            <w:szCs w:val="24"/>
          </w:rPr>
          <w:delText>’.</w:delText>
        </w:r>
      </w:del>
      <w:ins w:id="786" w:author="Microsoft account" w:date="2023-03-17T12:46:00Z">
        <w:r w:rsidR="001838F1">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As the floods started wreaking havoc, the quantum of tweets shot up exponentially. But on further noticing the small peak generated before the floods started, it projects that it could have been utilized to prepare for the disaster beforehand. Hence, the descriptive analytics section of this tool has been used for both pre-disaster and post-disaster analysis.</w:t>
      </w:r>
    </w:p>
    <w:p w14:paraId="7D5B3879" w14:textId="77777777" w:rsidR="00475B8D" w:rsidRDefault="006C65A5">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5D1D5645" wp14:editId="179AA1CE">
            <wp:extent cx="5090160" cy="2165350"/>
            <wp:effectExtent l="19050" t="19050" r="15240" b="25400"/>
            <wp:docPr id="3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090356" cy="2165433"/>
                    </a:xfrm>
                    <a:prstGeom prst="rect">
                      <a:avLst/>
                    </a:prstGeom>
                    <a:ln w="12700">
                      <a:solidFill>
                        <a:srgbClr val="000000"/>
                      </a:solidFill>
                      <a:prstDash val="solid"/>
                    </a:ln>
                  </pic:spPr>
                </pic:pic>
              </a:graphicData>
            </a:graphic>
          </wp:inline>
        </w:drawing>
      </w:r>
    </w:p>
    <w:p w14:paraId="2F927657" w14:textId="701407C7" w:rsidR="00475B8D" w:rsidRDefault="006C65A5">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4"/>
          <w:szCs w:val="24"/>
        </w:rPr>
      </w:pPr>
      <w:commentRangeStart w:id="787"/>
      <w:r>
        <w:rPr>
          <w:rFonts w:ascii="Times New Roman" w:eastAsia="Times New Roman" w:hAnsi="Times New Roman" w:cs="Times New Roman"/>
          <w:b/>
          <w:color w:val="000000"/>
          <w:sz w:val="24"/>
          <w:szCs w:val="24"/>
        </w:rPr>
        <w:t xml:space="preserve">Fig. </w:t>
      </w:r>
      <w:del w:id="788" w:author="Microsoft account" w:date="2023-03-18T10:50:00Z">
        <w:r w:rsidDel="004B0D9D">
          <w:rPr>
            <w:rFonts w:ascii="Times New Roman" w:eastAsia="Times New Roman" w:hAnsi="Times New Roman" w:cs="Times New Roman"/>
            <w:b/>
            <w:color w:val="000000"/>
            <w:sz w:val="24"/>
            <w:szCs w:val="24"/>
          </w:rPr>
          <w:delText>6</w:delText>
        </w:r>
      </w:del>
      <w:ins w:id="789" w:author="Microsoft account" w:date="2023-03-21T08:42:00Z">
        <w:r w:rsidR="00B22ACC">
          <w:rPr>
            <w:rFonts w:ascii="Times New Roman" w:eastAsia="Times New Roman" w:hAnsi="Times New Roman" w:cs="Times New Roman"/>
            <w:b/>
            <w:color w:val="000000"/>
            <w:sz w:val="24"/>
            <w:szCs w:val="24"/>
          </w:rPr>
          <w:t>8</w:t>
        </w:r>
      </w:ins>
      <w:r>
        <w:rPr>
          <w:rFonts w:ascii="Times New Roman" w:eastAsia="Times New Roman" w:hAnsi="Times New Roman" w:cs="Times New Roman"/>
          <w:b/>
          <w:color w:val="000000"/>
          <w:sz w:val="24"/>
          <w:szCs w:val="24"/>
        </w:rPr>
        <w:t>: Frequency Distribution of Tweets Based on Timing</w:t>
      </w:r>
      <w:commentRangeEnd w:id="787"/>
      <w:r w:rsidR="004F1088">
        <w:rPr>
          <w:rStyle w:val="CommentReference"/>
        </w:rPr>
        <w:commentReference w:id="787"/>
      </w:r>
    </w:p>
    <w:p w14:paraId="20D2AF2A" w14:textId="56DE4189" w:rsidR="00475B8D" w:rsidRDefault="006C65A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Word Analytics: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The processed text content is passed through the word analytics engine to obtain granular insights </w:t>
      </w:r>
      <w:del w:id="790" w:author="Microsoft account" w:date="2023-03-17T12:46:00Z">
        <w:r w:rsidDel="001838F1">
          <w:rPr>
            <w:rFonts w:ascii="Times New Roman" w:eastAsia="Times New Roman" w:hAnsi="Times New Roman" w:cs="Times New Roman"/>
            <w:color w:val="000000"/>
            <w:sz w:val="24"/>
            <w:szCs w:val="24"/>
          </w:rPr>
          <w:delText xml:space="preserve">on </w:delText>
        </w:r>
      </w:del>
      <w:ins w:id="791" w:author="Microsoft account" w:date="2023-03-17T12:46:00Z">
        <w:r w:rsidR="001838F1">
          <w:rPr>
            <w:rFonts w:ascii="Times New Roman" w:eastAsia="Times New Roman" w:hAnsi="Times New Roman" w:cs="Times New Roman"/>
            <w:color w:val="000000"/>
            <w:sz w:val="24"/>
            <w:szCs w:val="24"/>
          </w:rPr>
          <w:t xml:space="preserve">into </w:t>
        </w:r>
      </w:ins>
      <w:r>
        <w:rPr>
          <w:rFonts w:ascii="Times New Roman" w:eastAsia="Times New Roman" w:hAnsi="Times New Roman" w:cs="Times New Roman"/>
          <w:color w:val="000000"/>
          <w:sz w:val="24"/>
          <w:szCs w:val="24"/>
        </w:rPr>
        <w:t>people’s needs and opinions. The word analytics engine comprises</w:t>
      </w:r>
      <w:del w:id="792" w:author="Microsoft account" w:date="2023-03-17T12:46:00Z">
        <w:r w:rsidDel="001838F1">
          <w:rPr>
            <w:rFonts w:ascii="Times New Roman" w:eastAsia="Times New Roman" w:hAnsi="Times New Roman" w:cs="Times New Roman"/>
            <w:color w:val="000000"/>
            <w:sz w:val="24"/>
            <w:szCs w:val="24"/>
          </w:rPr>
          <w:delText xml:space="preserve"> </w:delText>
        </w:r>
      </w:del>
      <w:r>
        <w:rPr>
          <w:rFonts w:ascii="Times New Roman" w:eastAsia="Times New Roman" w:hAnsi="Times New Roman" w:cs="Times New Roman"/>
          <w:color w:val="000000"/>
          <w:sz w:val="24"/>
          <w:szCs w:val="24"/>
        </w:rPr>
        <w:t xml:space="preserve"> two major text visualization techniques</w:t>
      </w:r>
      <w:ins w:id="793" w:author="Microsoft account" w:date="2023-03-17T12:46:00Z">
        <w:r w:rsidR="001838F1">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namely circular bar plot and word cloud. Insights gathered from this module dispense information on the most frequent words used by people. This information has been used to identify the ground-level requirements </w:t>
      </w:r>
      <w:r>
        <w:rPr>
          <w:rFonts w:ascii="Times New Roman" w:eastAsia="Times New Roman" w:hAnsi="Times New Roman" w:cs="Times New Roman"/>
          <w:color w:val="000000"/>
          <w:sz w:val="24"/>
          <w:szCs w:val="24"/>
        </w:rPr>
        <w:lastRenderedPageBreak/>
        <w:t xml:space="preserve">and needs. Figure </w:t>
      </w:r>
      <w:del w:id="794" w:author="Microsoft account" w:date="2023-03-18T10:50:00Z">
        <w:r w:rsidDel="004B0D9D">
          <w:rPr>
            <w:rFonts w:ascii="Times New Roman" w:eastAsia="Times New Roman" w:hAnsi="Times New Roman" w:cs="Times New Roman"/>
            <w:color w:val="000000"/>
            <w:sz w:val="24"/>
            <w:szCs w:val="24"/>
          </w:rPr>
          <w:delText xml:space="preserve">7 </w:delText>
        </w:r>
      </w:del>
      <w:ins w:id="795" w:author="Microsoft account" w:date="2023-03-21T08:42:00Z">
        <w:r w:rsidR="00B22ACC">
          <w:rPr>
            <w:rFonts w:ascii="Times New Roman" w:eastAsia="Times New Roman" w:hAnsi="Times New Roman" w:cs="Times New Roman"/>
            <w:color w:val="000000"/>
            <w:sz w:val="24"/>
            <w:szCs w:val="24"/>
          </w:rPr>
          <w:t>9</w:t>
        </w:r>
      </w:ins>
      <w:ins w:id="796" w:author="Microsoft account" w:date="2023-03-18T10:50: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shows the outcome of word analytics based on the most</w:t>
      </w:r>
      <w:del w:id="797" w:author="Microsoft account" w:date="2023-03-17T12:46:00Z">
        <w:r w:rsidDel="001838F1">
          <w:rPr>
            <w:rFonts w:ascii="Times New Roman" w:eastAsia="Times New Roman" w:hAnsi="Times New Roman" w:cs="Times New Roman"/>
            <w:color w:val="000000"/>
            <w:sz w:val="24"/>
            <w:szCs w:val="24"/>
          </w:rPr>
          <w:delText xml:space="preserve"> </w:delText>
        </w:r>
      </w:del>
      <w:r>
        <w:rPr>
          <w:rFonts w:ascii="Times New Roman" w:eastAsia="Times New Roman" w:hAnsi="Times New Roman" w:cs="Times New Roman"/>
          <w:color w:val="000000"/>
          <w:sz w:val="24"/>
          <w:szCs w:val="24"/>
        </w:rPr>
        <w:t xml:space="preserve"> frequently used words in the tweets. The distribution of words is split across four categories where A corresponds to people’s requirements, B corresponds to </w:t>
      </w:r>
      <w:ins w:id="798" w:author="Microsoft account" w:date="2023-03-17T12:47:00Z">
        <w:r w:rsidR="001838F1">
          <w:rPr>
            <w:rFonts w:ascii="Times New Roman" w:eastAsia="Times New Roman" w:hAnsi="Times New Roman" w:cs="Times New Roman"/>
            <w:color w:val="000000"/>
            <w:sz w:val="24"/>
            <w:szCs w:val="24"/>
          </w:rPr>
          <w:t xml:space="preserve">the </w:t>
        </w:r>
      </w:ins>
      <w:r>
        <w:rPr>
          <w:rFonts w:ascii="Times New Roman" w:eastAsia="Times New Roman" w:hAnsi="Times New Roman" w:cs="Times New Roman"/>
          <w:color w:val="000000"/>
          <w:sz w:val="24"/>
          <w:szCs w:val="24"/>
        </w:rPr>
        <w:t>loss of human life, C corresponds to prominent objects, and D corresponds to the damage caused by the disaster.</w:t>
      </w:r>
    </w:p>
    <w:p w14:paraId="4D96A3A4" w14:textId="77777777" w:rsidR="00475B8D" w:rsidRDefault="006C65A5">
      <w:pPr>
        <w:pBdr>
          <w:top w:val="nil"/>
          <w:left w:val="nil"/>
          <w:bottom w:val="nil"/>
          <w:right w:val="nil"/>
          <w:between w:val="nil"/>
        </w:pBdr>
        <w:spacing w:line="360" w:lineRule="auto"/>
        <w:ind w:left="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5408B785" wp14:editId="6D7543C1">
            <wp:extent cx="4486347" cy="2924801"/>
            <wp:effectExtent l="0" t="0" r="0" b="0"/>
            <wp:docPr id="3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486347" cy="2924801"/>
                    </a:xfrm>
                    <a:prstGeom prst="rect">
                      <a:avLst/>
                    </a:prstGeom>
                    <a:ln/>
                  </pic:spPr>
                </pic:pic>
              </a:graphicData>
            </a:graphic>
          </wp:inline>
        </w:drawing>
      </w:r>
    </w:p>
    <w:p w14:paraId="2710AC10" w14:textId="35228D18" w:rsidR="00475B8D" w:rsidRDefault="006C65A5">
      <w:pPr>
        <w:spacing w:line="360" w:lineRule="auto"/>
        <w:jc w:val="center"/>
        <w:rPr>
          <w:rFonts w:ascii="Times New Roman" w:eastAsia="Times New Roman" w:hAnsi="Times New Roman" w:cs="Times New Roman"/>
          <w:b/>
          <w:sz w:val="24"/>
          <w:szCs w:val="24"/>
        </w:rPr>
      </w:pPr>
      <w:commentRangeStart w:id="799"/>
      <w:r>
        <w:rPr>
          <w:rFonts w:ascii="Times New Roman" w:eastAsia="Times New Roman" w:hAnsi="Times New Roman" w:cs="Times New Roman"/>
          <w:b/>
          <w:sz w:val="24"/>
          <w:szCs w:val="24"/>
        </w:rPr>
        <w:t xml:space="preserve">Fig. </w:t>
      </w:r>
      <w:del w:id="800" w:author="Microsoft account" w:date="2023-03-18T10:50:00Z">
        <w:r w:rsidDel="004B0D9D">
          <w:rPr>
            <w:rFonts w:ascii="Times New Roman" w:eastAsia="Times New Roman" w:hAnsi="Times New Roman" w:cs="Times New Roman"/>
            <w:b/>
            <w:sz w:val="24"/>
            <w:szCs w:val="24"/>
          </w:rPr>
          <w:delText>7</w:delText>
        </w:r>
      </w:del>
      <w:ins w:id="801" w:author="Microsoft account" w:date="2023-03-21T08:42:00Z">
        <w:r w:rsidR="00B22ACC">
          <w:rPr>
            <w:rFonts w:ascii="Times New Roman" w:eastAsia="Times New Roman" w:hAnsi="Times New Roman" w:cs="Times New Roman"/>
            <w:b/>
            <w:sz w:val="24"/>
            <w:szCs w:val="24"/>
          </w:rPr>
          <w:t>9</w:t>
        </w:r>
      </w:ins>
      <w:r>
        <w:rPr>
          <w:rFonts w:ascii="Times New Roman" w:eastAsia="Times New Roman" w:hAnsi="Times New Roman" w:cs="Times New Roman"/>
          <w:b/>
          <w:sz w:val="24"/>
          <w:szCs w:val="24"/>
        </w:rPr>
        <w:t>: Circular Bar Plot based on Frequently Used Words</w:t>
      </w:r>
      <w:commentRangeEnd w:id="799"/>
      <w:r w:rsidR="004F1088">
        <w:rPr>
          <w:rStyle w:val="CommentReference"/>
        </w:rPr>
        <w:commentReference w:id="799"/>
      </w:r>
    </w:p>
    <w:p w14:paraId="45A5A15A" w14:textId="5E799314" w:rsidR="00475B8D" w:rsidRDefault="006C65A5">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Change w:id="802" w:author="Microsoft account" w:date="2023-03-17T12:47:00Z">
          <w:pPr>
            <w:pBdr>
              <w:top w:val="nil"/>
              <w:left w:val="nil"/>
              <w:bottom w:val="nil"/>
              <w:right w:val="nil"/>
              <w:between w:val="nil"/>
            </w:pBdr>
            <w:spacing w:line="360" w:lineRule="auto"/>
            <w:ind w:left="720"/>
          </w:pPr>
        </w:pPrChange>
      </w:pPr>
      <w:r>
        <w:rPr>
          <w:rFonts w:ascii="Times New Roman" w:eastAsia="Times New Roman" w:hAnsi="Times New Roman" w:cs="Times New Roman"/>
          <w:color w:val="000000"/>
          <w:sz w:val="24"/>
          <w:szCs w:val="24"/>
        </w:rPr>
        <w:t>The separation of the most frequently occurring words into four different categories aids us in having a more granular approach toward</w:t>
      </w:r>
      <w:del w:id="803" w:author="Microsoft account" w:date="2023-03-17T12:47:00Z">
        <w:r w:rsidDel="001838F1">
          <w:rPr>
            <w:rFonts w:ascii="Times New Roman" w:eastAsia="Times New Roman" w:hAnsi="Times New Roman" w:cs="Times New Roman"/>
            <w:color w:val="000000"/>
            <w:sz w:val="24"/>
            <w:szCs w:val="24"/>
          </w:rPr>
          <w:delText>s</w:delText>
        </w:r>
      </w:del>
      <w:r>
        <w:rPr>
          <w:rFonts w:ascii="Times New Roman" w:eastAsia="Times New Roman" w:hAnsi="Times New Roman" w:cs="Times New Roman"/>
          <w:color w:val="000000"/>
          <w:sz w:val="24"/>
          <w:szCs w:val="24"/>
        </w:rPr>
        <w:t xml:space="preserve"> the requirements of posted tweets. Having a close look at the category ‘A’</w:t>
      </w:r>
      <w:ins w:id="804" w:author="Microsoft account" w:date="2023-03-17T12:48:00Z">
        <w:r w:rsidR="001838F1">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which projects information only about people’s needs, there are a plethora of insights garnered from it. Words like ‘help’, ‘please’, ‘request’ etc. go a long way in explaining the desperate state of the people suffering from the disaster. </w:t>
      </w:r>
      <w:del w:id="805" w:author="Microsoft account" w:date="2023-03-17T12:48:00Z">
        <w:r w:rsidDel="001838F1">
          <w:rPr>
            <w:rFonts w:ascii="Times New Roman" w:eastAsia="Times New Roman" w:hAnsi="Times New Roman" w:cs="Times New Roman"/>
            <w:color w:val="000000"/>
            <w:sz w:val="24"/>
            <w:szCs w:val="24"/>
          </w:rPr>
          <w:delText xml:space="preserve">Whereas </w:delText>
        </w:r>
      </w:del>
      <w:ins w:id="806" w:author="Microsoft account" w:date="2023-03-17T12:48:00Z">
        <w:r w:rsidR="001838F1">
          <w:rPr>
            <w:rFonts w:ascii="Times New Roman" w:eastAsia="Times New Roman" w:hAnsi="Times New Roman" w:cs="Times New Roman"/>
            <w:color w:val="000000"/>
            <w:sz w:val="24"/>
            <w:szCs w:val="24"/>
          </w:rPr>
          <w:t xml:space="preserve">At the same time, </w:t>
        </w:r>
      </w:ins>
      <w:r>
        <w:rPr>
          <w:rFonts w:ascii="Times New Roman" w:eastAsia="Times New Roman" w:hAnsi="Times New Roman" w:cs="Times New Roman"/>
          <w:color w:val="000000"/>
          <w:sz w:val="24"/>
          <w:szCs w:val="24"/>
        </w:rPr>
        <w:t>focusing on the other categories, especially ‘D’</w:t>
      </w:r>
      <w:ins w:id="807" w:author="Microsoft account" w:date="2023-03-17T12:48:00Z">
        <w:r w:rsidR="001838F1">
          <w:rPr>
            <w:rFonts w:ascii="Times New Roman" w:eastAsia="Times New Roman" w:hAnsi="Times New Roman" w:cs="Times New Roman"/>
            <w:color w:val="000000"/>
            <w:sz w:val="24"/>
            <w:szCs w:val="24"/>
          </w:rPr>
          <w:t>,</w:t>
        </w:r>
      </w:ins>
      <w:r>
        <w:rPr>
          <w:rFonts w:ascii="Times New Roman" w:eastAsia="Times New Roman" w:hAnsi="Times New Roman" w:cs="Times New Roman"/>
          <w:color w:val="000000"/>
          <w:sz w:val="24"/>
          <w:szCs w:val="24"/>
        </w:rPr>
        <w:t xml:space="preserve"> tells more about the infrastructure damages reported through Twitter posts. The more the data</w:t>
      </w:r>
      <w:del w:id="808" w:author="Microsoft account" w:date="2023-03-17T12:53:00Z">
        <w:r w:rsidDel="001838F1">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 </w:t>
      </w:r>
      <w:ins w:id="809" w:author="Microsoft account" w:date="2023-03-17T12:53:00Z">
        <w:r w:rsidR="001838F1">
          <w:rPr>
            <w:rFonts w:ascii="Times New Roman" w:eastAsia="Times New Roman" w:hAnsi="Times New Roman" w:cs="Times New Roman"/>
            <w:color w:val="000000"/>
            <w:sz w:val="24"/>
            <w:szCs w:val="24"/>
          </w:rPr>
          <w:t xml:space="preserve">is </w:t>
        </w:r>
      </w:ins>
      <w:r>
        <w:rPr>
          <w:rFonts w:ascii="Times New Roman" w:eastAsia="Times New Roman" w:hAnsi="Times New Roman" w:cs="Times New Roman"/>
          <w:color w:val="000000"/>
          <w:sz w:val="24"/>
          <w:szCs w:val="24"/>
        </w:rPr>
        <w:t>passed to this word analytics engine, the better the insights achieved through it.</w:t>
      </w:r>
    </w:p>
    <w:p w14:paraId="7E2BD4BB" w14:textId="68822128" w:rsidR="00475B8D" w:rsidRDefault="006C65A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achieved through the circular bar plot have been validated through a word cloud module. Figure </w:t>
      </w:r>
      <w:del w:id="810" w:author="Microsoft account" w:date="2023-03-18T10:50:00Z">
        <w:r w:rsidDel="004B0D9D">
          <w:rPr>
            <w:rFonts w:ascii="Times New Roman" w:eastAsia="Times New Roman" w:hAnsi="Times New Roman" w:cs="Times New Roman"/>
            <w:sz w:val="24"/>
            <w:szCs w:val="24"/>
          </w:rPr>
          <w:delText xml:space="preserve">8 </w:delText>
        </w:r>
      </w:del>
      <w:ins w:id="811" w:author="Microsoft account" w:date="2023-03-21T08:42:00Z">
        <w:r w:rsidR="00B22ACC">
          <w:rPr>
            <w:rFonts w:ascii="Times New Roman" w:eastAsia="Times New Roman" w:hAnsi="Times New Roman" w:cs="Times New Roman"/>
            <w:sz w:val="24"/>
            <w:szCs w:val="24"/>
          </w:rPr>
          <w:t>10</w:t>
        </w:r>
      </w:ins>
      <w:ins w:id="812" w:author="Microsoft account" w:date="2023-03-18T10:50:00Z">
        <w:r w:rsidR="004B0D9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exhibits the outcome of word cloud based on the most frequently used words in the tweets. Word clouds or tag clouds are detailed representations of word frequency that give higher prominence to words that appear more frequently in a document. They display a set of words in the form of a cloud. The more frequent a word appears in </w:t>
      </w:r>
      <w:r>
        <w:rPr>
          <w:rFonts w:ascii="Times New Roman" w:eastAsia="Times New Roman" w:hAnsi="Times New Roman" w:cs="Times New Roman"/>
          <w:sz w:val="24"/>
          <w:szCs w:val="24"/>
        </w:rPr>
        <w:lastRenderedPageBreak/>
        <w:t>the document, the bigger it is projected. Thus, through a visual look at the cloud, identification of the topics on which the documents are commenting on is accomplished. At times, there is also a necessity to perform the word analysis on a comprehensive level without any categories. In contrast to the circular bar plot where the data is divided across different headers, word cloud produces the most frequent words on an overall level. There is a clear similarity between the results obtained through the circular bar plot and the word cloud. Words like ‘landslides’, ‘help’, ‘rescue’, and ‘idukki’ noticed in the circular bar plot are also projected in the word cloud. Since word clouds are both visually appealing and easily understood by all, they are predominantly utilized in word analytics.</w:t>
      </w:r>
    </w:p>
    <w:p w14:paraId="728CFE5F" w14:textId="77777777" w:rsidR="00475B8D" w:rsidRDefault="006C65A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6B5262B" wp14:editId="2E861E8E">
            <wp:extent cx="4560239" cy="2608789"/>
            <wp:effectExtent l="0" t="0" r="0" b="0"/>
            <wp:docPr id="3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560239" cy="2608789"/>
                    </a:xfrm>
                    <a:prstGeom prst="rect">
                      <a:avLst/>
                    </a:prstGeom>
                    <a:ln/>
                  </pic:spPr>
                </pic:pic>
              </a:graphicData>
            </a:graphic>
          </wp:inline>
        </w:drawing>
      </w:r>
    </w:p>
    <w:p w14:paraId="260766D8" w14:textId="6EBEF883" w:rsidR="00475B8D" w:rsidRDefault="006C65A5">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w:t>
      </w:r>
      <w:ins w:id="813" w:author="Microsoft account" w:date="2023-03-21T08:42:00Z">
        <w:r w:rsidR="00B22ACC">
          <w:rPr>
            <w:rFonts w:ascii="Times New Roman" w:eastAsia="Times New Roman" w:hAnsi="Times New Roman" w:cs="Times New Roman"/>
            <w:b/>
            <w:color w:val="000000"/>
            <w:sz w:val="24"/>
            <w:szCs w:val="24"/>
          </w:rPr>
          <w:t>10</w:t>
        </w:r>
      </w:ins>
      <w:del w:id="814" w:author="Microsoft account" w:date="2023-03-17T12:54:00Z">
        <w:r w:rsidDel="001838F1">
          <w:rPr>
            <w:rFonts w:ascii="Times New Roman" w:eastAsia="Times New Roman" w:hAnsi="Times New Roman" w:cs="Times New Roman"/>
            <w:b/>
            <w:color w:val="000000"/>
            <w:sz w:val="24"/>
            <w:szCs w:val="24"/>
          </w:rPr>
          <w:delText>9</w:delText>
        </w:r>
      </w:del>
      <w:r>
        <w:rPr>
          <w:rFonts w:ascii="Times New Roman" w:eastAsia="Times New Roman" w:hAnsi="Times New Roman" w:cs="Times New Roman"/>
          <w:b/>
          <w:color w:val="000000"/>
          <w:sz w:val="24"/>
          <w:szCs w:val="24"/>
        </w:rPr>
        <w:t>: Word Cloud Representation Based on Processed Text Data</w:t>
      </w:r>
    </w:p>
    <w:p w14:paraId="05012857" w14:textId="77777777" w:rsidR="00475B8D" w:rsidRDefault="006C65A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Users’ Emotion Analysis: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Each processed data which is in the form of vector is fed to a Natural Language Processing (NLP) model built out of text classification algorithm. Text classification, also known as text categorization is the process of classifying the text into organized groups. The text classifiers analyze text on its own and then assign a set of pre-defined tags or classes based on its content. Considering the current use case of Kerala Floods, three classifiers have been built with the extracted twitter data. Each of these Machine Learning models would categorize every single incoming tweet based on Attributes of the Disaster, Response of the Community &amp; Impact of the Disaster respectively. The model behind each of these text classifiers is Support Vector Machine (SVM). </w:t>
      </w:r>
    </w:p>
    <w:p w14:paraId="18754A1B" w14:textId="063F7CED" w:rsidR="00475B8D" w:rsidRDefault="006C65A5">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SVM is a discriminative classifier explicitly defined through a separating hyperplane. It is used for both classification and regression. In general, it is widely leveraged for classification purposes. In supervised learning, if labeled training data is provided, the algorithm yields an optimal hyperplane which classifies new examples. For a two dimensional space, this hyperplane is a straight line dividing a plane into two parts where in each class lay on either side. Figure </w:t>
      </w:r>
      <w:del w:id="815" w:author="Microsoft account" w:date="2023-03-21T08:43:00Z">
        <w:r w:rsidDel="00B22ACC">
          <w:rPr>
            <w:rFonts w:ascii="Times New Roman" w:eastAsia="Times New Roman" w:hAnsi="Times New Roman" w:cs="Times New Roman"/>
            <w:color w:val="000000"/>
            <w:sz w:val="24"/>
            <w:szCs w:val="24"/>
          </w:rPr>
          <w:delText>9</w:delText>
        </w:r>
      </w:del>
      <w:ins w:id="816" w:author="Microsoft account" w:date="2023-03-21T08:43:00Z">
        <w:r w:rsidR="00B22ACC">
          <w:rPr>
            <w:rFonts w:ascii="Times New Roman" w:eastAsia="Times New Roman" w:hAnsi="Times New Roman" w:cs="Times New Roman"/>
            <w:color w:val="000000"/>
            <w:sz w:val="24"/>
            <w:szCs w:val="24"/>
          </w:rPr>
          <w:t>11</w:t>
        </w:r>
      </w:ins>
      <w:r>
        <w:rPr>
          <w:rFonts w:ascii="Times New Roman" w:eastAsia="Times New Roman" w:hAnsi="Times New Roman" w:cs="Times New Roman"/>
          <w:color w:val="000000"/>
          <w:sz w:val="24"/>
          <w:szCs w:val="24"/>
        </w:rPr>
        <w:t xml:space="preserve">, shows the classification of tweets based on three essential characteristics. Each attribute contains multiple classes.  The text classification outcome is projected in the form of radar chart. Whenever a new incoming tweet is encountered, it is passed through 3 distinct SVN classifier models trained using historical tweet data. The classes for incoming tweets are predicted with an accuracy of around 80%. This accuracy largely depends on the historical data and the amount of pre-processing applied to it. The first model predicts classes for Attributes of the Disaster whereas the second model forecasts categories for Community Resilience and the third model is for predicting classes of </w:t>
      </w:r>
      <w:del w:id="817" w:author="Microsoft account" w:date="2023-03-17T11:52:00Z">
        <w:r w:rsidDel="006A4F96">
          <w:rPr>
            <w:rFonts w:ascii="Times New Roman" w:eastAsia="Times New Roman" w:hAnsi="Times New Roman" w:cs="Times New Roman"/>
            <w:color w:val="000000"/>
            <w:sz w:val="24"/>
            <w:szCs w:val="24"/>
          </w:rPr>
          <w:delText xml:space="preserve">Impact </w:delText>
        </w:r>
      </w:del>
      <w:ins w:id="818" w:author="Microsoft account" w:date="2023-03-17T11:52:00Z">
        <w:r w:rsidR="006A4F96">
          <w:rPr>
            <w:rFonts w:ascii="Times New Roman" w:eastAsia="Times New Roman" w:hAnsi="Times New Roman" w:cs="Times New Roman"/>
            <w:color w:val="000000"/>
            <w:sz w:val="24"/>
            <w:szCs w:val="24"/>
          </w:rPr>
          <w:t xml:space="preserve">impact </w:t>
        </w:r>
      </w:ins>
      <w:r>
        <w:rPr>
          <w:rFonts w:ascii="Times New Roman" w:eastAsia="Times New Roman" w:hAnsi="Times New Roman" w:cs="Times New Roman"/>
          <w:color w:val="000000"/>
          <w:sz w:val="24"/>
          <w:szCs w:val="24"/>
        </w:rPr>
        <w:t>Caused by Disaster.</w:t>
      </w:r>
    </w:p>
    <w:p w14:paraId="66A89FA2" w14:textId="312B3CD3" w:rsidR="00475B8D" w:rsidRDefault="006C65A5">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three radar charts shown in figure </w:t>
      </w:r>
      <w:del w:id="819" w:author="Microsoft account" w:date="2023-03-18T10:50:00Z">
        <w:r w:rsidDel="004B0D9D">
          <w:rPr>
            <w:rFonts w:ascii="Times New Roman" w:eastAsia="Times New Roman" w:hAnsi="Times New Roman" w:cs="Times New Roman"/>
            <w:color w:val="000000"/>
            <w:sz w:val="24"/>
            <w:szCs w:val="24"/>
          </w:rPr>
          <w:delText xml:space="preserve">9 </w:delText>
        </w:r>
      </w:del>
      <w:ins w:id="820" w:author="Microsoft account" w:date="2023-03-18T10:50:00Z">
        <w:r w:rsidR="004B0D9D">
          <w:rPr>
            <w:rFonts w:ascii="Times New Roman" w:eastAsia="Times New Roman" w:hAnsi="Times New Roman" w:cs="Times New Roman"/>
            <w:color w:val="000000"/>
            <w:sz w:val="24"/>
            <w:szCs w:val="24"/>
          </w:rPr>
          <w:t>1</w:t>
        </w:r>
      </w:ins>
      <w:ins w:id="821" w:author="Microsoft account" w:date="2023-03-21T08:43:00Z">
        <w:r w:rsidR="00B22ACC">
          <w:rPr>
            <w:rFonts w:ascii="Times New Roman" w:eastAsia="Times New Roman" w:hAnsi="Times New Roman" w:cs="Times New Roman"/>
            <w:color w:val="000000"/>
            <w:sz w:val="24"/>
            <w:szCs w:val="24"/>
          </w:rPr>
          <w:t>1</w:t>
        </w:r>
      </w:ins>
      <w:ins w:id="822" w:author="Microsoft account" w:date="2023-03-18T10:50:00Z">
        <w:r w:rsidR="004B0D9D">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provide a clear introspection of the predicted outcomes. The most important objective of our analysis is to predict the future outcomes and provide insights in preventing untoward incidents during a disaster.  The first radar chart of the lot dispenses the class for the incoming tweet based on disaster attributes. The classes for the first model have been meticulously formulated to identify the nature of the floods which contributes to effective analysis. And the presence of three different radar charts instead of a single one, adds more to the easier interpretation of the results. Similarly, the next two plots play a vital role in dishing out details on how the community is responding to the incident and the impact of the disaster on the construction industry. All of these classes are relatively easier to understand and when integrated with radar chart, makes it suitable for real-time analysis.</w:t>
      </w:r>
    </w:p>
    <w:p w14:paraId="6E010209" w14:textId="77777777" w:rsidR="00475B8D" w:rsidRDefault="006C65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6A4F0CBE" wp14:editId="5A25F449">
            <wp:extent cx="1974215" cy="2125980"/>
            <wp:effectExtent l="0" t="0" r="6985" b="7620"/>
            <wp:docPr id="3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1974275" cy="212604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eastAsia="en-US"/>
        </w:rPr>
        <w:drawing>
          <wp:inline distT="0" distB="0" distL="0" distR="0" wp14:anchorId="673738B1" wp14:editId="270EC164">
            <wp:extent cx="2004695" cy="2103120"/>
            <wp:effectExtent l="0" t="0" r="0" b="0"/>
            <wp:docPr id="3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005313" cy="2103768"/>
                    </a:xfrm>
                    <a:prstGeom prst="rect">
                      <a:avLst/>
                    </a:prstGeom>
                    <a:ln/>
                  </pic:spPr>
                </pic:pic>
              </a:graphicData>
            </a:graphic>
          </wp:inline>
        </w:drawing>
      </w:r>
      <w:r>
        <w:rPr>
          <w:rFonts w:ascii="Times New Roman" w:eastAsia="Times New Roman" w:hAnsi="Times New Roman" w:cs="Times New Roman"/>
          <w:noProof/>
          <w:sz w:val="24"/>
          <w:szCs w:val="24"/>
          <w:lang w:eastAsia="en-US"/>
        </w:rPr>
        <w:drawing>
          <wp:inline distT="0" distB="0" distL="0" distR="0" wp14:anchorId="6991F4E2" wp14:editId="4491544D">
            <wp:extent cx="1904365" cy="2057050"/>
            <wp:effectExtent l="0" t="0" r="635" b="635"/>
            <wp:docPr id="3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1914120" cy="2067587"/>
                    </a:xfrm>
                    <a:prstGeom prst="rect">
                      <a:avLst/>
                    </a:prstGeom>
                    <a:ln/>
                  </pic:spPr>
                </pic:pic>
              </a:graphicData>
            </a:graphic>
          </wp:inline>
        </w:drawing>
      </w:r>
    </w:p>
    <w:p w14:paraId="37B7FA99" w14:textId="42A1DB49" w:rsidR="00475B8D" w:rsidRDefault="006C65A5">
      <w:pPr>
        <w:pBdr>
          <w:top w:val="nil"/>
          <w:left w:val="nil"/>
          <w:bottom w:val="nil"/>
          <w:right w:val="nil"/>
          <w:between w:val="nil"/>
        </w:pBdr>
        <w:spacing w:line="360" w:lineRule="auto"/>
        <w:ind w:left="720"/>
        <w:jc w:val="center"/>
        <w:rPr>
          <w:rFonts w:ascii="Times New Roman" w:eastAsia="Times New Roman" w:hAnsi="Times New Roman" w:cs="Times New Roman"/>
          <w:b/>
          <w:color w:val="000000"/>
          <w:sz w:val="24"/>
          <w:szCs w:val="24"/>
        </w:rPr>
      </w:pPr>
      <w:commentRangeStart w:id="823"/>
      <w:r>
        <w:rPr>
          <w:rFonts w:ascii="Times New Roman" w:eastAsia="Times New Roman" w:hAnsi="Times New Roman" w:cs="Times New Roman"/>
          <w:b/>
          <w:color w:val="000000"/>
          <w:sz w:val="24"/>
          <w:szCs w:val="24"/>
        </w:rPr>
        <w:t xml:space="preserve">Fig. </w:t>
      </w:r>
      <w:del w:id="824" w:author="Microsoft account" w:date="2023-03-18T10:50:00Z">
        <w:r w:rsidDel="004B0D9D">
          <w:rPr>
            <w:rFonts w:ascii="Times New Roman" w:eastAsia="Times New Roman" w:hAnsi="Times New Roman" w:cs="Times New Roman"/>
            <w:b/>
            <w:color w:val="000000"/>
            <w:sz w:val="24"/>
            <w:szCs w:val="24"/>
          </w:rPr>
          <w:delText>9</w:delText>
        </w:r>
      </w:del>
      <w:ins w:id="825" w:author="Microsoft account" w:date="2023-03-18T10:50:00Z">
        <w:r w:rsidR="004B0D9D">
          <w:rPr>
            <w:rFonts w:ascii="Times New Roman" w:eastAsia="Times New Roman" w:hAnsi="Times New Roman" w:cs="Times New Roman"/>
            <w:b/>
            <w:color w:val="000000"/>
            <w:sz w:val="24"/>
            <w:szCs w:val="24"/>
          </w:rPr>
          <w:t>1</w:t>
        </w:r>
      </w:ins>
      <w:ins w:id="826" w:author="Microsoft account" w:date="2023-03-21T08:42:00Z">
        <w:r w:rsidR="00B22ACC">
          <w:rPr>
            <w:rFonts w:ascii="Times New Roman" w:eastAsia="Times New Roman" w:hAnsi="Times New Roman" w:cs="Times New Roman"/>
            <w:b/>
            <w:color w:val="000000"/>
            <w:sz w:val="24"/>
            <w:szCs w:val="24"/>
          </w:rPr>
          <w:t>1</w:t>
        </w:r>
      </w:ins>
      <w:r>
        <w:rPr>
          <w:rFonts w:ascii="Times New Roman" w:eastAsia="Times New Roman" w:hAnsi="Times New Roman" w:cs="Times New Roman"/>
          <w:b/>
          <w:color w:val="000000"/>
          <w:sz w:val="24"/>
          <w:szCs w:val="24"/>
        </w:rPr>
        <w:t>: Classification of Tweets Based on Different Characteristics</w:t>
      </w:r>
      <w:commentRangeEnd w:id="823"/>
      <w:r w:rsidR="000918CB">
        <w:rPr>
          <w:rStyle w:val="CommentReference"/>
        </w:rPr>
        <w:commentReference w:id="823"/>
      </w:r>
    </w:p>
    <w:p w14:paraId="5AA24FCF" w14:textId="77777777" w:rsidR="00286F94" w:rsidRPr="00624BD2" w:rsidRDefault="00286F94">
      <w:pPr>
        <w:numPr>
          <w:ilvl w:val="0"/>
          <w:numId w:val="3"/>
        </w:numPr>
        <w:spacing w:line="360" w:lineRule="auto"/>
        <w:jc w:val="both"/>
        <w:rPr>
          <w:ins w:id="827" w:author="Microsoft account" w:date="2023-03-21T10:16:00Z"/>
          <w:rFonts w:ascii="Times New Roman" w:eastAsia="Times New Roman" w:hAnsi="Times New Roman" w:cs="Times New Roman"/>
          <w:b/>
          <w:sz w:val="24"/>
          <w:szCs w:val="24"/>
        </w:rPr>
        <w:pPrChange w:id="828" w:author="Microsoft account" w:date="2023-03-23T08:51:00Z">
          <w:pPr>
            <w:numPr>
              <w:numId w:val="12"/>
            </w:numPr>
            <w:spacing w:line="360" w:lineRule="auto"/>
            <w:ind w:left="720" w:hanging="360"/>
            <w:jc w:val="both"/>
          </w:pPr>
        </w:pPrChange>
      </w:pPr>
      <w:commentRangeStart w:id="829"/>
      <w:ins w:id="830" w:author="Microsoft account" w:date="2023-03-21T10:16:00Z">
        <w:r w:rsidRPr="00624BD2">
          <w:rPr>
            <w:rFonts w:ascii="Times New Roman" w:eastAsia="Times New Roman" w:hAnsi="Times New Roman" w:cs="Times New Roman"/>
            <w:b/>
            <w:sz w:val="24"/>
            <w:szCs w:val="24"/>
          </w:rPr>
          <w:t>DISCUSSION</w:t>
        </w:r>
        <w:commentRangeEnd w:id="829"/>
        <w:r>
          <w:rPr>
            <w:rStyle w:val="CommentReference"/>
          </w:rPr>
          <w:commentReference w:id="829"/>
        </w:r>
      </w:ins>
    </w:p>
    <w:p w14:paraId="281585A4" w14:textId="0A7C8988" w:rsidR="00475B8D" w:rsidRDefault="006C65A5">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Change w:id="831" w:author="Microsoft account" w:date="2023-03-21T10:16:00Z">
          <w:pPr>
            <w:ind w:firstLine="720"/>
            <w:jc w:val="both"/>
          </w:pPr>
        </w:pPrChange>
      </w:pPr>
      <w:r w:rsidRPr="00677178">
        <w:rPr>
          <w:rFonts w:ascii="Times New Roman" w:eastAsia="Times New Roman" w:hAnsi="Times New Roman" w:cs="Times New Roman"/>
          <w:color w:val="000000"/>
          <w:sz w:val="24"/>
          <w:szCs w:val="24"/>
          <w:rPrChange w:id="832" w:author="Microsoft account" w:date="2023-03-21T10:16:00Z">
            <w:rPr>
              <w:rFonts w:ascii="Times New Roman" w:eastAsia="Times New Roman" w:hAnsi="Times New Roman" w:cs="Times New Roman"/>
              <w:sz w:val="24"/>
              <w:szCs w:val="24"/>
            </w:rPr>
          </w:rPrChange>
        </w:rPr>
        <w:t>The major contributions of this work are: (1) Analysis of people’s needs and opinions during floods by applying text-classification on the tweet content (2) Illustration of geographical distribution of floods over affected districts within a given time frame merely through tweets (3) Frequency distribution of tweets over a certain period (4) Effects of disaster on infrastructure and community resilience. Also</w:t>
      </w:r>
      <w:ins w:id="833" w:author="Microsoft account" w:date="2023-03-17T12:54:00Z">
        <w:r w:rsidR="001838F1" w:rsidRPr="00677178">
          <w:rPr>
            <w:rFonts w:ascii="Times New Roman" w:eastAsia="Times New Roman" w:hAnsi="Times New Roman" w:cs="Times New Roman"/>
            <w:color w:val="000000"/>
            <w:sz w:val="24"/>
            <w:szCs w:val="24"/>
            <w:rPrChange w:id="834" w:author="Microsoft account" w:date="2023-03-21T10:16:00Z">
              <w:rPr>
                <w:rFonts w:ascii="Times New Roman" w:eastAsia="Times New Roman" w:hAnsi="Times New Roman" w:cs="Times New Roman"/>
                <w:sz w:val="24"/>
                <w:szCs w:val="24"/>
              </w:rPr>
            </w:rPrChange>
          </w:rPr>
          <w:t>,</w:t>
        </w:r>
      </w:ins>
      <w:r w:rsidRPr="00677178">
        <w:rPr>
          <w:rFonts w:ascii="Times New Roman" w:eastAsia="Times New Roman" w:hAnsi="Times New Roman" w:cs="Times New Roman"/>
          <w:color w:val="000000"/>
          <w:sz w:val="24"/>
          <w:szCs w:val="24"/>
          <w:rPrChange w:id="835" w:author="Microsoft account" w:date="2023-03-21T10:16:00Z">
            <w:rPr>
              <w:rFonts w:ascii="Times New Roman" w:eastAsia="Times New Roman" w:hAnsi="Times New Roman" w:cs="Times New Roman"/>
              <w:sz w:val="24"/>
              <w:szCs w:val="24"/>
            </w:rPr>
          </w:rPrChange>
        </w:rPr>
        <w:t xml:space="preserve"> this involves a multi-disciplinary scientific approach to determine the seriousness of failure tactics with a fusion of probabilistic risk analysis for a potential disaster and vulnerability assessment, with the help of tweets related to the Kerala flood, 2018. </w:t>
      </w:r>
      <w:ins w:id="836" w:author="Microsoft account" w:date="2023-03-22T15:45:00Z">
        <w:r w:rsidR="00DC2645" w:rsidRPr="00DC2645">
          <w:rPr>
            <w:rFonts w:ascii="Times New Roman" w:eastAsia="Times New Roman" w:hAnsi="Times New Roman" w:cs="Times New Roman"/>
            <w:color w:val="000000"/>
            <w:sz w:val="24"/>
            <w:szCs w:val="24"/>
            <w:rPrChange w:id="837" w:author="Microsoft account" w:date="2023-03-22T15:45:00Z">
              <w:rPr>
                <w:rFonts w:ascii="Open Sans" w:eastAsia="Times New Roman" w:hAnsi="Open Sans" w:cs="Times New Roman"/>
                <w:color w:val="252525"/>
                <w:sz w:val="21"/>
                <w:szCs w:val="21"/>
                <w:lang w:val="en" w:eastAsia="en-US"/>
              </w:rPr>
            </w:rPrChange>
          </w:rPr>
          <w:t>The study demonstrated the possibility of assessing the community and infrastructure's resilience using social media data, including texts and geotags.</w:t>
        </w:r>
        <w:r w:rsidR="00DC2645">
          <w:rPr>
            <w:rFonts w:ascii="Times New Roman" w:eastAsia="Times New Roman" w:hAnsi="Times New Roman" w:cs="Times New Roman"/>
            <w:color w:val="000000"/>
            <w:sz w:val="24"/>
            <w:szCs w:val="24"/>
          </w:rPr>
          <w:t xml:space="preserve"> </w:t>
        </w:r>
      </w:ins>
      <w:ins w:id="838" w:author="Microsoft account" w:date="2023-03-22T15:46:00Z">
        <w:r w:rsidR="00DC2645">
          <w:rPr>
            <w:rFonts w:ascii="Times New Roman" w:eastAsia="Times New Roman" w:hAnsi="Times New Roman" w:cs="Times New Roman"/>
            <w:color w:val="000000"/>
            <w:sz w:val="24"/>
            <w:szCs w:val="24"/>
          </w:rPr>
          <w:t>The text</w:t>
        </w:r>
      </w:ins>
      <w:ins w:id="839" w:author="Microsoft account" w:date="2023-03-22T15:47:00Z">
        <w:r w:rsidR="002572F4">
          <w:rPr>
            <w:rFonts w:ascii="Times New Roman" w:eastAsia="Times New Roman" w:hAnsi="Times New Roman" w:cs="Times New Roman"/>
            <w:color w:val="000000"/>
            <w:sz w:val="24"/>
            <w:szCs w:val="24"/>
          </w:rPr>
          <w:t xml:space="preserve"> </w:t>
        </w:r>
      </w:ins>
      <w:ins w:id="840" w:author="Microsoft account" w:date="2023-03-22T15:51:00Z">
        <w:r w:rsidR="002572F4">
          <w:rPr>
            <w:rFonts w:ascii="Times New Roman" w:eastAsia="Times New Roman" w:hAnsi="Times New Roman" w:cs="Times New Roman"/>
            <w:color w:val="000000"/>
            <w:sz w:val="24"/>
            <w:szCs w:val="24"/>
          </w:rPr>
          <w:t xml:space="preserve">of </w:t>
        </w:r>
      </w:ins>
      <w:ins w:id="841" w:author="Microsoft account" w:date="2023-03-22T15:47:00Z">
        <w:r w:rsidR="002572F4">
          <w:rPr>
            <w:rFonts w:ascii="Times New Roman" w:eastAsia="Times New Roman" w:hAnsi="Times New Roman" w:cs="Times New Roman"/>
            <w:color w:val="000000"/>
            <w:sz w:val="24"/>
            <w:szCs w:val="24"/>
          </w:rPr>
          <w:t xml:space="preserve">the tweets </w:t>
        </w:r>
      </w:ins>
      <w:ins w:id="842" w:author="Microsoft account" w:date="2023-03-22T15:52:00Z">
        <w:r w:rsidR="002572F4">
          <w:rPr>
            <w:rFonts w:ascii="Times New Roman" w:eastAsia="Times New Roman" w:hAnsi="Times New Roman" w:cs="Times New Roman"/>
            <w:color w:val="000000"/>
            <w:sz w:val="24"/>
            <w:szCs w:val="24"/>
          </w:rPr>
          <w:t xml:space="preserve">provides more details </w:t>
        </w:r>
      </w:ins>
      <w:ins w:id="843" w:author="Microsoft account" w:date="2023-03-22T15:53:00Z">
        <w:r w:rsidR="002572F4">
          <w:rPr>
            <w:rFonts w:ascii="Times New Roman" w:eastAsia="Times New Roman" w:hAnsi="Times New Roman" w:cs="Times New Roman"/>
            <w:color w:val="000000"/>
            <w:sz w:val="24"/>
            <w:szCs w:val="24"/>
          </w:rPr>
          <w:t xml:space="preserve">about </w:t>
        </w:r>
      </w:ins>
      <w:ins w:id="844" w:author="Microsoft account" w:date="2023-03-22T15:47:00Z">
        <w:r w:rsidR="002572F4">
          <w:rPr>
            <w:rFonts w:ascii="Times New Roman" w:eastAsia="Times New Roman" w:hAnsi="Times New Roman" w:cs="Times New Roman"/>
            <w:color w:val="000000"/>
            <w:sz w:val="24"/>
            <w:szCs w:val="24"/>
          </w:rPr>
          <w:t xml:space="preserve">the </w:t>
        </w:r>
      </w:ins>
      <w:ins w:id="845" w:author="Microsoft account" w:date="2023-03-22T15:53:00Z">
        <w:r w:rsidR="002572F4">
          <w:rPr>
            <w:rFonts w:ascii="Times New Roman" w:eastAsia="Times New Roman" w:hAnsi="Times New Roman" w:cs="Times New Roman"/>
            <w:color w:val="000000"/>
            <w:sz w:val="24"/>
            <w:szCs w:val="24"/>
          </w:rPr>
          <w:t>precise</w:t>
        </w:r>
      </w:ins>
      <w:ins w:id="846" w:author="Microsoft account" w:date="2023-03-22T15:47:00Z">
        <w:r w:rsidR="00DC2645">
          <w:rPr>
            <w:rFonts w:ascii="Times New Roman" w:eastAsia="Times New Roman" w:hAnsi="Times New Roman" w:cs="Times New Roman"/>
            <w:color w:val="000000"/>
            <w:sz w:val="24"/>
            <w:szCs w:val="24"/>
          </w:rPr>
          <w:t xml:space="preserve"> location</w:t>
        </w:r>
      </w:ins>
      <w:ins w:id="847" w:author="Microsoft account" w:date="2023-03-22T15:54:00Z">
        <w:r w:rsidR="002572F4">
          <w:rPr>
            <w:rFonts w:ascii="Times New Roman" w:eastAsia="Times New Roman" w:hAnsi="Times New Roman" w:cs="Times New Roman"/>
            <w:color w:val="000000"/>
            <w:sz w:val="24"/>
            <w:szCs w:val="24"/>
          </w:rPr>
          <w:t>s</w:t>
        </w:r>
      </w:ins>
      <w:ins w:id="848" w:author="Microsoft account" w:date="2023-03-22T15:47:00Z">
        <w:r w:rsidR="00DC2645">
          <w:rPr>
            <w:rFonts w:ascii="Times New Roman" w:eastAsia="Times New Roman" w:hAnsi="Times New Roman" w:cs="Times New Roman"/>
            <w:color w:val="000000"/>
            <w:sz w:val="24"/>
            <w:szCs w:val="24"/>
          </w:rPr>
          <w:t xml:space="preserve"> of the </w:t>
        </w:r>
      </w:ins>
      <w:ins w:id="849" w:author="Microsoft account" w:date="2023-03-22T15:57:00Z">
        <w:r w:rsidR="002572F4">
          <w:rPr>
            <w:rFonts w:ascii="Times New Roman" w:eastAsia="Times New Roman" w:hAnsi="Times New Roman" w:cs="Times New Roman"/>
            <w:color w:val="000000"/>
            <w:sz w:val="24"/>
            <w:szCs w:val="24"/>
          </w:rPr>
          <w:t xml:space="preserve">flood </w:t>
        </w:r>
      </w:ins>
      <w:ins w:id="850" w:author="Microsoft account" w:date="2023-03-22T15:47:00Z">
        <w:r w:rsidR="002572F4">
          <w:rPr>
            <w:rFonts w:ascii="Times New Roman" w:eastAsia="Times New Roman" w:hAnsi="Times New Roman" w:cs="Times New Roman"/>
            <w:color w:val="000000"/>
            <w:sz w:val="24"/>
            <w:szCs w:val="24"/>
          </w:rPr>
          <w:t xml:space="preserve">affected </w:t>
        </w:r>
      </w:ins>
      <w:ins w:id="851" w:author="Microsoft account" w:date="2023-03-22T15:57:00Z">
        <w:r w:rsidR="002572F4">
          <w:rPr>
            <w:rFonts w:ascii="Times New Roman" w:eastAsia="Times New Roman" w:hAnsi="Times New Roman" w:cs="Times New Roman"/>
            <w:color w:val="000000"/>
            <w:sz w:val="24"/>
            <w:szCs w:val="24"/>
          </w:rPr>
          <w:t>region</w:t>
        </w:r>
      </w:ins>
      <w:ins w:id="852" w:author="Microsoft account" w:date="2023-03-22T15:47:00Z">
        <w:r w:rsidR="00DC2645">
          <w:rPr>
            <w:rFonts w:ascii="Times New Roman" w:eastAsia="Times New Roman" w:hAnsi="Times New Roman" w:cs="Times New Roman"/>
            <w:color w:val="000000"/>
            <w:sz w:val="24"/>
            <w:szCs w:val="24"/>
          </w:rPr>
          <w:t xml:space="preserve">s. </w:t>
        </w:r>
      </w:ins>
      <w:r w:rsidRPr="00677178">
        <w:rPr>
          <w:rFonts w:ascii="Times New Roman" w:eastAsia="Times New Roman" w:hAnsi="Times New Roman" w:cs="Times New Roman"/>
          <w:color w:val="000000"/>
          <w:sz w:val="24"/>
          <w:szCs w:val="24"/>
          <w:rPrChange w:id="853" w:author="Microsoft account" w:date="2023-03-21T10:16:00Z">
            <w:rPr>
              <w:rFonts w:ascii="Times New Roman" w:eastAsia="Times New Roman" w:hAnsi="Times New Roman" w:cs="Times New Roman"/>
              <w:sz w:val="24"/>
              <w:szCs w:val="24"/>
            </w:rPr>
          </w:rPrChange>
        </w:rPr>
        <w:t>The recovery protocols will provide an opportunity to improve the operating of the community</w:t>
      </w:r>
      <w:del w:id="854" w:author="Microsoft account" w:date="2023-03-21T10:07:00Z">
        <w:r w:rsidRPr="00677178" w:rsidDel="00286F94">
          <w:rPr>
            <w:rFonts w:ascii="Times New Roman" w:eastAsia="Times New Roman" w:hAnsi="Times New Roman" w:cs="Times New Roman"/>
            <w:color w:val="000000"/>
            <w:sz w:val="24"/>
            <w:szCs w:val="24"/>
            <w:rPrChange w:id="855" w:author="Microsoft account" w:date="2023-03-21T10:16:00Z">
              <w:rPr>
                <w:rFonts w:ascii="Times New Roman" w:eastAsia="Times New Roman" w:hAnsi="Times New Roman" w:cs="Times New Roman"/>
                <w:sz w:val="24"/>
                <w:szCs w:val="24"/>
              </w:rPr>
            </w:rPrChange>
          </w:rPr>
          <w:delText>,</w:delText>
        </w:r>
      </w:del>
      <w:r w:rsidRPr="00677178">
        <w:rPr>
          <w:rFonts w:ascii="Times New Roman" w:eastAsia="Times New Roman" w:hAnsi="Times New Roman" w:cs="Times New Roman"/>
          <w:color w:val="000000"/>
          <w:sz w:val="24"/>
          <w:szCs w:val="24"/>
          <w:rPrChange w:id="856" w:author="Microsoft account" w:date="2023-03-21T10:16:00Z">
            <w:rPr>
              <w:rFonts w:ascii="Times New Roman" w:eastAsia="Times New Roman" w:hAnsi="Times New Roman" w:cs="Times New Roman"/>
              <w:sz w:val="24"/>
              <w:szCs w:val="24"/>
            </w:rPr>
          </w:rPrChange>
        </w:rPr>
        <w:t xml:space="preserve"> so that the probability of future disasters can be overseen.</w:t>
      </w:r>
    </w:p>
    <w:p w14:paraId="5CB4B80C" w14:textId="03AB854F" w:rsidR="00475B8D" w:rsidRPr="000918CB" w:rsidDel="00677178" w:rsidRDefault="000918CB">
      <w:pPr>
        <w:numPr>
          <w:ilvl w:val="0"/>
          <w:numId w:val="12"/>
        </w:numPr>
        <w:spacing w:line="360" w:lineRule="auto"/>
        <w:jc w:val="both"/>
        <w:rPr>
          <w:del w:id="857" w:author="Microsoft account" w:date="2023-03-21T10:17:00Z"/>
          <w:rFonts w:ascii="Times New Roman" w:eastAsia="Times New Roman" w:hAnsi="Times New Roman" w:cs="Times New Roman"/>
          <w:b/>
          <w:sz w:val="24"/>
          <w:szCs w:val="24"/>
          <w:rPrChange w:id="858" w:author="Ruggiero Lovreglio" w:date="2023-02-04T20:55:00Z">
            <w:rPr>
              <w:del w:id="859" w:author="Microsoft account" w:date="2023-03-21T10:17:00Z"/>
              <w:rFonts w:ascii="Times New Roman" w:eastAsia="Times New Roman" w:hAnsi="Times New Roman" w:cs="Times New Roman"/>
              <w:sz w:val="24"/>
              <w:szCs w:val="24"/>
            </w:rPr>
          </w:rPrChange>
        </w:rPr>
        <w:pPrChange w:id="860" w:author="Microsoft account" w:date="2023-03-17T12:15:00Z">
          <w:pPr>
            <w:spacing w:line="360" w:lineRule="auto"/>
          </w:pPr>
        </w:pPrChange>
      </w:pPr>
      <w:commentRangeStart w:id="861"/>
      <w:ins w:id="862" w:author="Ruggiero Lovreglio" w:date="2023-02-04T20:55:00Z">
        <w:del w:id="863" w:author="Microsoft account" w:date="2023-03-21T10:17:00Z">
          <w:r w:rsidRPr="000918CB" w:rsidDel="00677178">
            <w:rPr>
              <w:rFonts w:ascii="Times New Roman" w:eastAsia="Times New Roman" w:hAnsi="Times New Roman" w:cs="Times New Roman"/>
              <w:b/>
              <w:sz w:val="24"/>
              <w:szCs w:val="24"/>
              <w:rPrChange w:id="864" w:author="Ruggiero Lovreglio" w:date="2023-02-04T20:55:00Z">
                <w:rPr>
                  <w:rFonts w:ascii="Times New Roman" w:eastAsia="Times New Roman" w:hAnsi="Times New Roman" w:cs="Times New Roman"/>
                  <w:sz w:val="24"/>
                  <w:szCs w:val="24"/>
                </w:rPr>
              </w:rPrChange>
            </w:rPr>
            <w:delText>DISCUSSION</w:delText>
          </w:r>
        </w:del>
      </w:ins>
      <w:commentRangeEnd w:id="861"/>
      <w:ins w:id="865" w:author="Ruggiero Lovreglio" w:date="2023-02-04T20:57:00Z">
        <w:del w:id="866" w:author="Microsoft account" w:date="2023-03-21T10:17:00Z">
          <w:r w:rsidDel="00677178">
            <w:rPr>
              <w:rStyle w:val="CommentReference"/>
            </w:rPr>
            <w:commentReference w:id="861"/>
          </w:r>
        </w:del>
      </w:ins>
    </w:p>
    <w:p w14:paraId="1C058B8A" w14:textId="77777777" w:rsidR="00475B8D" w:rsidRDefault="006C65A5" w:rsidP="00B54DB5">
      <w:pPr>
        <w:spacing w:line="360" w:lineRule="auto"/>
        <w:jc w:val="both"/>
        <w:rPr>
          <w:rFonts w:ascii="Times New Roman" w:eastAsia="Times New Roman" w:hAnsi="Times New Roman" w:cs="Times New Roman"/>
          <w:b/>
          <w:i/>
          <w:color w:val="38761D"/>
          <w:sz w:val="24"/>
          <w:szCs w:val="24"/>
        </w:rPr>
      </w:pPr>
      <w:commentRangeStart w:id="867"/>
      <w:r>
        <w:rPr>
          <w:rFonts w:ascii="Times New Roman" w:eastAsia="Times New Roman" w:hAnsi="Times New Roman" w:cs="Times New Roman"/>
          <w:b/>
          <w:i/>
          <w:color w:val="38761D"/>
          <w:sz w:val="24"/>
          <w:szCs w:val="24"/>
        </w:rPr>
        <w:t xml:space="preserve">v) Advantage of Twitter Data: </w:t>
      </w:r>
      <w:commentRangeEnd w:id="867"/>
      <w:r w:rsidR="000918CB">
        <w:rPr>
          <w:rStyle w:val="CommentReference"/>
        </w:rPr>
        <w:commentReference w:id="867"/>
      </w:r>
    </w:p>
    <w:p w14:paraId="1BC6E52F"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Twitter data can provide a wealth of information for various purposes, including:</w:t>
      </w:r>
    </w:p>
    <w:p w14:paraId="3852EA75"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lastRenderedPageBreak/>
        <w:t>Social listening: Twitter data can be used to monitor and analyze public opinion on a particular topic, brand, or event.</w:t>
      </w:r>
    </w:p>
    <w:p w14:paraId="5FF94EB0"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Market research: Companies can use Twitter data to gain insight into consumer behavior, preferences, and sentiment towards their products or services.</w:t>
      </w:r>
    </w:p>
    <w:p w14:paraId="7A4C9B03"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Real-time events: Twitter data is generated in real-time, providing up-to-the-minute information on breaking news, natural disasters, and other events as they happen.</w:t>
      </w:r>
    </w:p>
    <w:p w14:paraId="67E3C390"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Sentiment Analysis: Twitter data can be used to analyze the sentiment of tweets, which can be used to understand how people feel about certain topics, brands, and products.</w:t>
      </w:r>
    </w:p>
    <w:p w14:paraId="27D266B9"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Brand reputation management: Companies can use Twitter data to monitor and respond to mentions of their brand, as well as identify and address any potential reputation issues.</w:t>
      </w:r>
    </w:p>
    <w:p w14:paraId="4DBB80E7"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Influencer marketing: Twitter data can be used to identify and engage with influencers in a particular industry or niche, who can then be used to promote a brand or product.</w:t>
      </w:r>
    </w:p>
    <w:p w14:paraId="2D4CF283"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Overall, Twitter data can be used to gain valuable insights into a variety of subjects, making it a valuable resource for businesses, researchers, and individuals.</w:t>
      </w:r>
    </w:p>
    <w:p w14:paraId="7C006833" w14:textId="77777777" w:rsidR="00475B8D" w:rsidRDefault="00475B8D" w:rsidP="00B54DB5">
      <w:pPr>
        <w:spacing w:line="360" w:lineRule="auto"/>
        <w:jc w:val="both"/>
        <w:rPr>
          <w:rFonts w:ascii="Times New Roman" w:eastAsia="Times New Roman" w:hAnsi="Times New Roman" w:cs="Times New Roman"/>
          <w:b/>
          <w:i/>
          <w:color w:val="6AA84F"/>
          <w:sz w:val="24"/>
          <w:szCs w:val="24"/>
        </w:rPr>
      </w:pPr>
    </w:p>
    <w:p w14:paraId="36AA59D9"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b/>
          <w:i/>
          <w:color w:val="6AA84F"/>
          <w:sz w:val="24"/>
          <w:szCs w:val="24"/>
        </w:rPr>
        <w:t>vi) Tools available for twitter data analysis</w:t>
      </w:r>
    </w:p>
    <w:p w14:paraId="4045B445"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There are several tools available for analyzing Twitter data, including:</w:t>
      </w:r>
    </w:p>
    <w:p w14:paraId="4D219E1F"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Hootsuite Insights: A social media analytics tool that allows users to track mentions, hashtags, and keywords across multiple social media platforms, including Twitter.</w:t>
      </w:r>
    </w:p>
    <w:p w14:paraId="1DBBEA0C"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TweetDeck: A social media management tool that allows users to track mentions, hashtags, and keywords on Twitter, as well as schedule and publish tweets.</w:t>
      </w:r>
    </w:p>
    <w:p w14:paraId="4D0E9F95"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Brand24: A social listening tool that allows users to track mentions, hashtags, and keywords across multiple social media platforms, including Twitter.</w:t>
      </w:r>
    </w:p>
    <w:p w14:paraId="450CED12"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TweetReach: A social media analytics tool that measures the reach and impact of tweets, hashtags, and accounts on Twitter.</w:t>
      </w:r>
    </w:p>
    <w:p w14:paraId="1BEFB27E"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lastRenderedPageBreak/>
        <w:t>Keyhole: A social media analytics tool that allows users to track mentions, hashtags, and keywords on Twitter, as well as monitor campaigns and measure ROI.</w:t>
      </w:r>
    </w:p>
    <w:p w14:paraId="559F5547"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Twitter Analytics: Twitter's own analytics tool that provides detailed information on tweets, followers, and audience demographics.</w:t>
      </w:r>
    </w:p>
    <w:p w14:paraId="5C9765E6"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R or Python: Both of these programming languages have a lot of libraries that are capable of scraping twitter data and perform analysis on it.</w:t>
      </w:r>
    </w:p>
    <w:p w14:paraId="372D11FB" w14:textId="77777777" w:rsidR="00475B8D" w:rsidRDefault="00475B8D" w:rsidP="00B54DB5">
      <w:pPr>
        <w:spacing w:line="360" w:lineRule="auto"/>
        <w:jc w:val="both"/>
        <w:rPr>
          <w:rFonts w:ascii="Times New Roman" w:eastAsia="Times New Roman" w:hAnsi="Times New Roman" w:cs="Times New Roman"/>
          <w:color w:val="6AA84F"/>
          <w:sz w:val="24"/>
          <w:szCs w:val="24"/>
        </w:rPr>
      </w:pPr>
    </w:p>
    <w:p w14:paraId="57179376" w14:textId="77777777" w:rsidR="00475B8D" w:rsidRDefault="006C65A5" w:rsidP="00B54DB5">
      <w:pPr>
        <w:spacing w:line="360" w:lineRule="auto"/>
        <w:jc w:val="both"/>
        <w:rPr>
          <w:rFonts w:ascii="Times New Roman" w:eastAsia="Times New Roman" w:hAnsi="Times New Roman" w:cs="Times New Roman"/>
          <w:i/>
          <w:color w:val="6AA84F"/>
          <w:sz w:val="24"/>
          <w:szCs w:val="24"/>
        </w:rPr>
      </w:pPr>
      <w:r>
        <w:rPr>
          <w:rFonts w:ascii="Times New Roman" w:eastAsia="Times New Roman" w:hAnsi="Times New Roman" w:cs="Times New Roman"/>
          <w:i/>
          <w:color w:val="6AA84F"/>
          <w:sz w:val="24"/>
          <w:szCs w:val="24"/>
        </w:rPr>
        <w:t xml:space="preserve">Vii) Successful Twitter prediction </w:t>
      </w:r>
    </w:p>
    <w:p w14:paraId="3E81086F"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Twitter prediction analysis refers to using data from Twitter to make predictions about future events or trends.</w:t>
      </w:r>
    </w:p>
    <w:p w14:paraId="772D59BF" w14:textId="77777777" w:rsidR="00475B8D" w:rsidRDefault="00475B8D" w:rsidP="00B54DB5">
      <w:pPr>
        <w:spacing w:line="360" w:lineRule="auto"/>
        <w:jc w:val="both"/>
        <w:rPr>
          <w:rFonts w:ascii="Times New Roman" w:eastAsia="Times New Roman" w:hAnsi="Times New Roman" w:cs="Times New Roman"/>
          <w:color w:val="6AA84F"/>
          <w:sz w:val="24"/>
          <w:szCs w:val="24"/>
        </w:rPr>
      </w:pPr>
    </w:p>
    <w:p w14:paraId="21D8E2E8"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There have been several successful examples of Twitter prediction analysis in various fields, including:</w:t>
      </w:r>
    </w:p>
    <w:p w14:paraId="1885B520" w14:textId="77777777" w:rsidR="00475B8D" w:rsidRDefault="00475B8D" w:rsidP="00B54DB5">
      <w:pPr>
        <w:spacing w:line="360" w:lineRule="auto"/>
        <w:jc w:val="both"/>
        <w:rPr>
          <w:rFonts w:ascii="Times New Roman" w:eastAsia="Times New Roman" w:hAnsi="Times New Roman" w:cs="Times New Roman"/>
          <w:color w:val="6AA84F"/>
          <w:sz w:val="24"/>
          <w:szCs w:val="24"/>
        </w:rPr>
      </w:pPr>
    </w:p>
    <w:p w14:paraId="5C82541B" w14:textId="77777777" w:rsidR="00475B8D" w:rsidRDefault="006C65A5" w:rsidP="00B54DB5">
      <w:pPr>
        <w:spacing w:line="360" w:lineRule="auto"/>
        <w:jc w:val="both"/>
        <w:rPr>
          <w:rFonts w:ascii="Times New Roman" w:eastAsia="Times New Roman" w:hAnsi="Times New Roman" w:cs="Times New Roman"/>
          <w:color w:val="6AA84F"/>
          <w:sz w:val="24"/>
          <w:szCs w:val="24"/>
        </w:rPr>
      </w:pPr>
      <w:r>
        <w:rPr>
          <w:rFonts w:ascii="Times New Roman" w:eastAsia="Times New Roman" w:hAnsi="Times New Roman" w:cs="Times New Roman"/>
          <w:color w:val="6AA84F"/>
          <w:sz w:val="24"/>
          <w:szCs w:val="24"/>
        </w:rPr>
        <w:t>Stock market prediction: Researchers have used Twitter data to predict stock prices, with some studies reporting accuracy rates as high as 86%. This is done by analyzing tweets related to a particular company or industry and using sentiment analysis to determine if the overall sentiment is positive or negative.</w:t>
      </w:r>
    </w:p>
    <w:p w14:paraId="0EE17497"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Political election prediction: Researchers have used Twitter data to predict the outcome of political elections, with some studies reporting accuracy rates as high as 90%. This is done by analyzing tweets related to the candidates or parties and using sentiment analysis to determine which candidate or party is more popular among Twitter users.</w:t>
      </w:r>
    </w:p>
    <w:p w14:paraId="7A428417"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Disaster prediction: Researchers have used Twitter data to predict natural disasters, such as floods and earthquakes, by analyzing tweets related to the disaster and using machine learning algorithms to identify patterns.</w:t>
      </w:r>
    </w:p>
    <w:p w14:paraId="64D2723F"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lastRenderedPageBreak/>
        <w:t>Public health prediction: Researchers have used Twitter data to predict the spread of infectious diseases, such as influenza, by analyzing tweets related to the disease and using machine learning algorithms to identify patterns.</w:t>
      </w:r>
    </w:p>
    <w:p w14:paraId="7875B985"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These are just a few examples of how Twitter data has been successfully used to make predictions in various fields. However, it's worth noting that while these studies show promising results, they also have some limitations, such as the need for large amounts of data, and the difficulty in handling the noise and bias present in the data.</w:t>
      </w:r>
    </w:p>
    <w:p w14:paraId="575B0CF7" w14:textId="77777777" w:rsidR="00475B8D" w:rsidRDefault="006C65A5" w:rsidP="00B54DB5">
      <w:pPr>
        <w:spacing w:line="360" w:lineRule="auto"/>
        <w:jc w:val="both"/>
        <w:rPr>
          <w:rFonts w:ascii="Times New Roman" w:eastAsia="Times New Roman" w:hAnsi="Times New Roman" w:cs="Times New Roman"/>
          <w:b/>
          <w:i/>
          <w:color w:val="38761D"/>
          <w:sz w:val="24"/>
          <w:szCs w:val="24"/>
        </w:rPr>
      </w:pPr>
      <w:r>
        <w:rPr>
          <w:rFonts w:ascii="Times New Roman" w:eastAsia="Times New Roman" w:hAnsi="Times New Roman" w:cs="Times New Roman"/>
          <w:b/>
          <w:i/>
          <w:color w:val="38761D"/>
          <w:sz w:val="24"/>
          <w:szCs w:val="24"/>
        </w:rPr>
        <w:t xml:space="preserve">vii) Twitter Data Limitation </w:t>
      </w:r>
    </w:p>
    <w:p w14:paraId="5B0D3E10"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Twitter has several limitations on the amount of data that can be retrieved through its API, including:</w:t>
      </w:r>
    </w:p>
    <w:p w14:paraId="2612DFF4"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A limit of 3,200 tweets per user for the user timeline method.</w:t>
      </w:r>
    </w:p>
    <w:p w14:paraId="3D265BF2"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A limit of 7 days of tweets for the search method.</w:t>
      </w:r>
    </w:p>
    <w:p w14:paraId="03A2379F"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A limit of 450 requests per 15-minute window for the application-only authentication method.</w:t>
      </w:r>
    </w:p>
    <w:p w14:paraId="013C8709" w14:textId="77777777" w:rsidR="00475B8D"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A limit of 900 requests per 15-minute window for the user authentication method.</w:t>
      </w:r>
    </w:p>
    <w:p w14:paraId="0A15278F" w14:textId="77777777" w:rsidR="00475B8D" w:rsidRPr="003B638C" w:rsidRDefault="006C65A5" w:rsidP="00B54DB5">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These limitations are put in place to prevent abuse of the API and ensure that the service remains stable and available for all users. Additionally, some tweets are not available for access due to privacy and security reasons.</w:t>
      </w:r>
    </w:p>
    <w:p w14:paraId="689B50C5" w14:textId="77777777" w:rsidR="00475B8D" w:rsidRDefault="00475B8D">
      <w:pPr>
        <w:ind w:firstLine="720"/>
        <w:jc w:val="both"/>
        <w:rPr>
          <w:rFonts w:ascii="Times New Roman" w:eastAsia="Times New Roman" w:hAnsi="Times New Roman" w:cs="Times New Roman"/>
          <w:sz w:val="24"/>
          <w:szCs w:val="24"/>
        </w:rPr>
      </w:pPr>
    </w:p>
    <w:p w14:paraId="29768746" w14:textId="77777777" w:rsidR="00475B8D" w:rsidRDefault="006C65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4330413A" w14:textId="2E115171" w:rsidR="00475B8D" w:rsidRDefault="006C65A5">
      <w:pPr>
        <w:spacing w:line="360" w:lineRule="auto"/>
        <w:jc w:val="both"/>
      </w:pPr>
      <w:r>
        <w:rPr>
          <w:rFonts w:ascii="Times New Roman" w:eastAsia="Times New Roman" w:hAnsi="Times New Roman" w:cs="Times New Roman"/>
          <w:sz w:val="24"/>
          <w:szCs w:val="24"/>
        </w:rPr>
        <w:t>In this paper, a four-step framework has been implemented to analyze the tweets posted during natural calamities to identify the ground requirements and needs of the people from the affected area. The descriptive analytics section assists in performing a post-disaster analysis whereas the AI/ML module is</w:t>
      </w:r>
      <w:ins w:id="868" w:author="Microsoft account" w:date="2023-03-21T10:08:00Z">
        <w:r w:rsidR="00286F94">
          <w:rPr>
            <w:rFonts w:ascii="Times New Roman" w:eastAsia="Times New Roman" w:hAnsi="Times New Roman" w:cs="Times New Roman"/>
            <w:sz w:val="24"/>
            <w:szCs w:val="24"/>
          </w:rPr>
          <w:t xml:space="preserve"> used</w:t>
        </w:r>
      </w:ins>
      <w:r>
        <w:rPr>
          <w:rFonts w:ascii="Times New Roman" w:eastAsia="Times New Roman" w:hAnsi="Times New Roman" w:cs="Times New Roman"/>
          <w:sz w:val="24"/>
          <w:szCs w:val="24"/>
        </w:rPr>
        <w:t xml:space="preserve"> for real-time </w:t>
      </w:r>
      <w:del w:id="869" w:author="Microsoft account" w:date="2023-03-21T10:08:00Z">
        <w:r w:rsidDel="00286F94">
          <w:rPr>
            <w:rFonts w:ascii="Times New Roman" w:eastAsia="Times New Roman" w:hAnsi="Times New Roman" w:cs="Times New Roman"/>
            <w:sz w:val="24"/>
            <w:szCs w:val="24"/>
          </w:rPr>
          <w:delText>analysis of data</w:delText>
        </w:r>
      </w:del>
      <w:ins w:id="870" w:author="Microsoft account" w:date="2023-03-21T10:08:00Z">
        <w:r w:rsidR="00286F94">
          <w:rPr>
            <w:rFonts w:ascii="Times New Roman" w:eastAsia="Times New Roman" w:hAnsi="Times New Roman" w:cs="Times New Roman"/>
            <w:sz w:val="24"/>
            <w:szCs w:val="24"/>
          </w:rPr>
          <w:t>data analysis</w:t>
        </w:r>
      </w:ins>
      <w:r>
        <w:rPr>
          <w:rFonts w:ascii="Times New Roman" w:eastAsia="Times New Roman" w:hAnsi="Times New Roman" w:cs="Times New Roman"/>
          <w:sz w:val="24"/>
          <w:szCs w:val="24"/>
        </w:rPr>
        <w:t xml:space="preserve">. The descriptive section comprising of charts like Heat map, Dygraph, and bar plots furnish a lot more crucial information about the disaster. These results obtained from post analysis and examination of tweets about the ﬂood could be used for managing and planning for various relief measures. The AI/ML section </w:t>
      </w:r>
      <w:r>
        <w:rPr>
          <w:rFonts w:ascii="Times New Roman" w:eastAsia="Times New Roman" w:hAnsi="Times New Roman" w:cs="Times New Roman"/>
          <w:sz w:val="24"/>
          <w:szCs w:val="24"/>
        </w:rPr>
        <w:lastRenderedPageBreak/>
        <w:t>deals with predicting the classes for the upcoming data through the Machine Learning models. The predictions from the text classifiers have been plotted with the help of radar charts for effective visualization. These outcomes acquired through the radar chart clearly demonstrate the attributes of the disaster and the community’s response in retaliation coupled with infrastructure resilience. further scope of this particular work can be planned to focus on two important aspects. Improving the machine learning model’s accuracy from 75% to near 90% by implementing more sophisticated algorithms like XGBoost and Stochastic Gradient Descent.  This will increase the accuracy of the text classifier resulting in better prediction of classes for all the three text classifiers.  The next focal point is to deploy the model in production and subjecting it to the streaming data with the help of Big Data technologies like Spark Streaming, Kafka, etc.</w:t>
      </w:r>
    </w:p>
    <w:p w14:paraId="2D431BC6" w14:textId="77777777" w:rsidR="00475B8D" w:rsidRDefault="006C65A5">
      <w:pPr>
        <w:spacing w:line="360" w:lineRule="auto"/>
        <w:jc w:val="both"/>
        <w:rPr>
          <w:b/>
        </w:rPr>
      </w:pPr>
      <w:r>
        <w:rPr>
          <w:b/>
        </w:rPr>
        <w:t>REFERENCES:</w:t>
      </w:r>
    </w:p>
    <w:p w14:paraId="028D3C45"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J. Ninan, A. Mahalingam., (2017) “Stakeholder Management Strategies in Infrastructure Megaprojects – A Dimensions of Power Perspective,” </w:t>
      </w:r>
      <w:r>
        <w:rPr>
          <w:rFonts w:ascii="Times New Roman" w:eastAsia="Times New Roman" w:hAnsi="Times New Roman" w:cs="Times New Roman"/>
          <w:i/>
          <w:color w:val="333333"/>
          <w:sz w:val="24"/>
          <w:szCs w:val="24"/>
        </w:rPr>
        <w:t>Engineering Project Organization conference</w:t>
      </w:r>
      <w:r>
        <w:rPr>
          <w:rFonts w:ascii="Times New Roman" w:eastAsia="Times New Roman" w:hAnsi="Times New Roman" w:cs="Times New Roman"/>
          <w:color w:val="333333"/>
          <w:sz w:val="24"/>
          <w:szCs w:val="24"/>
          <w:highlight w:val="white"/>
        </w:rPr>
        <w:t>.</w:t>
      </w:r>
    </w:p>
    <w:p w14:paraId="7F4DE586"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J. C. J. H. Aerts, W. J. W. Botzen., (2014) “Evaluating Flood Resilience Strategies for Coastal Megacities,” </w:t>
      </w:r>
      <w:r>
        <w:rPr>
          <w:rFonts w:ascii="Times New Roman" w:eastAsia="Times New Roman" w:hAnsi="Times New Roman" w:cs="Times New Roman"/>
          <w:i/>
          <w:color w:val="333333"/>
          <w:sz w:val="24"/>
          <w:szCs w:val="24"/>
        </w:rPr>
        <w:t>Science</w:t>
      </w:r>
      <w:r>
        <w:rPr>
          <w:rFonts w:ascii="Times New Roman" w:eastAsia="Times New Roman" w:hAnsi="Times New Roman" w:cs="Times New Roman"/>
          <w:color w:val="333333"/>
          <w:sz w:val="24"/>
          <w:szCs w:val="24"/>
          <w:highlight w:val="white"/>
        </w:rPr>
        <w:t>, vol. 344, no. 6183, pp. 473–475.</w:t>
      </w:r>
    </w:p>
    <w:p w14:paraId="6A6B4A4E"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R. Sutton and R. Haigh., (2011) “Private Construction Sector Engagement in Post-Disaster Reconstruction,” </w:t>
      </w:r>
      <w:r>
        <w:rPr>
          <w:rFonts w:ascii="Times New Roman" w:eastAsia="Times New Roman" w:hAnsi="Times New Roman" w:cs="Times New Roman"/>
          <w:i/>
          <w:color w:val="333333"/>
          <w:sz w:val="24"/>
          <w:szCs w:val="24"/>
        </w:rPr>
        <w:t>Post-Disaster Reconstruction of the Built Environment</w:t>
      </w:r>
      <w:r>
        <w:rPr>
          <w:rFonts w:ascii="Times New Roman" w:eastAsia="Times New Roman" w:hAnsi="Times New Roman" w:cs="Times New Roman"/>
          <w:color w:val="333333"/>
          <w:sz w:val="24"/>
          <w:szCs w:val="24"/>
          <w:highlight w:val="white"/>
        </w:rPr>
        <w:t>, pp. 192–207.</w:t>
      </w:r>
    </w:p>
    <w:p w14:paraId="310E7039"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J. C. Matthews., (2016) “Disaster Resilience of Critical Water Infrastructure Systems,” </w:t>
      </w:r>
      <w:r>
        <w:rPr>
          <w:rFonts w:ascii="Times New Roman" w:eastAsia="Times New Roman" w:hAnsi="Times New Roman" w:cs="Times New Roman"/>
          <w:i/>
          <w:color w:val="333333"/>
          <w:sz w:val="24"/>
          <w:szCs w:val="24"/>
        </w:rPr>
        <w:t>Journal of Structural Engineering</w:t>
      </w:r>
      <w:r>
        <w:rPr>
          <w:rFonts w:ascii="Times New Roman" w:eastAsia="Times New Roman" w:hAnsi="Times New Roman" w:cs="Times New Roman"/>
          <w:color w:val="333333"/>
          <w:sz w:val="24"/>
          <w:szCs w:val="24"/>
          <w:highlight w:val="white"/>
        </w:rPr>
        <w:t>, vol. 142, no. 8.</w:t>
      </w:r>
    </w:p>
    <w:p w14:paraId="11F4050A"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J. S. Bevington, A. A. Hill., (2011) “Measuring, Monitoring, and Evaluating Post-Disaster Recovery: A Key Element in Understanding Community Resilience,” </w:t>
      </w:r>
      <w:r>
        <w:rPr>
          <w:rFonts w:ascii="Times New Roman" w:eastAsia="Times New Roman" w:hAnsi="Times New Roman" w:cs="Times New Roman"/>
          <w:i/>
          <w:color w:val="333333"/>
          <w:sz w:val="24"/>
          <w:szCs w:val="24"/>
        </w:rPr>
        <w:t>Structures Congress.</w:t>
      </w:r>
    </w:p>
    <w:p w14:paraId="59720B4D"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M. A. Cameron, R. Power., (2012) “Emergency situation awareness from twitter for crisis management,” </w:t>
      </w:r>
      <w:r>
        <w:rPr>
          <w:rFonts w:ascii="Times New Roman" w:eastAsia="Times New Roman" w:hAnsi="Times New Roman" w:cs="Times New Roman"/>
          <w:i/>
          <w:color w:val="333333"/>
          <w:sz w:val="24"/>
          <w:szCs w:val="24"/>
        </w:rPr>
        <w:t>Proceedings of the 21st international conference companion on World Wide Web - WWW 12 Companion</w:t>
      </w:r>
      <w:r>
        <w:rPr>
          <w:rFonts w:ascii="Times New Roman" w:eastAsia="Times New Roman" w:hAnsi="Times New Roman" w:cs="Times New Roman"/>
          <w:color w:val="333333"/>
          <w:sz w:val="24"/>
          <w:szCs w:val="24"/>
          <w:highlight w:val="white"/>
        </w:rPr>
        <w:t>.</w:t>
      </w:r>
    </w:p>
    <w:p w14:paraId="07286B6F"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Le Masurier, J. Rotimi., (2006) “A comparison between routine construction and post-disaster reconstruction with case studies from New Zealand</w:t>
      </w:r>
      <w:r>
        <w:rPr>
          <w:rFonts w:ascii="Times New Roman" w:eastAsia="Times New Roman" w:hAnsi="Times New Roman" w:cs="Times New Roman"/>
          <w:i/>
          <w:color w:val="333333"/>
          <w:sz w:val="24"/>
          <w:szCs w:val="24"/>
          <w:highlight w:val="white"/>
        </w:rPr>
        <w:t>” Proceedings of the 22nd Annual ARCOM Conference, Association of Researchers in Construction Management</w:t>
      </w:r>
      <w:r>
        <w:rPr>
          <w:rFonts w:ascii="Times New Roman" w:eastAsia="Times New Roman" w:hAnsi="Times New Roman" w:cs="Times New Roman"/>
          <w:color w:val="333333"/>
          <w:sz w:val="24"/>
          <w:szCs w:val="24"/>
          <w:highlight w:val="white"/>
        </w:rPr>
        <w:t>, pp.  523-530.</w:t>
      </w:r>
    </w:p>
    <w:p w14:paraId="34AE285D"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 Mallick, (2013) “Habitat and Infrastructures: A Localized Approach to Resilience,” </w:t>
      </w:r>
      <w:r>
        <w:rPr>
          <w:rFonts w:ascii="Times New Roman" w:eastAsia="Times New Roman" w:hAnsi="Times New Roman" w:cs="Times New Roman"/>
          <w:i/>
          <w:color w:val="333333"/>
          <w:sz w:val="24"/>
          <w:szCs w:val="24"/>
        </w:rPr>
        <w:t>Climate Change Adaptation Actions in Bangladesh Disaster Risk Reduction</w:t>
      </w:r>
      <w:r>
        <w:rPr>
          <w:rFonts w:ascii="Times New Roman" w:eastAsia="Times New Roman" w:hAnsi="Times New Roman" w:cs="Times New Roman"/>
          <w:color w:val="333333"/>
          <w:sz w:val="24"/>
          <w:szCs w:val="24"/>
          <w:highlight w:val="white"/>
        </w:rPr>
        <w:t>, pp. 331–340.</w:t>
      </w:r>
    </w:p>
    <w:p w14:paraId="184F439E"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sidRPr="009F0753">
        <w:rPr>
          <w:rFonts w:ascii="Times New Roman" w:eastAsia="Times New Roman" w:hAnsi="Times New Roman" w:cs="Times New Roman"/>
          <w:color w:val="333333"/>
          <w:sz w:val="24"/>
          <w:szCs w:val="24"/>
          <w:highlight w:val="white"/>
          <w:lang w:val="it-IT"/>
        </w:rPr>
        <w:t xml:space="preserve">Karimiziarani, M., Jafarzadegan, K., Abbaszadeh, P., Shao, W., &amp; Moradkhani, H. (2022). </w:t>
      </w:r>
      <w:r>
        <w:rPr>
          <w:rFonts w:ascii="Times New Roman" w:eastAsia="Times New Roman" w:hAnsi="Times New Roman" w:cs="Times New Roman"/>
          <w:color w:val="333333"/>
          <w:sz w:val="24"/>
          <w:szCs w:val="24"/>
          <w:highlight w:val="white"/>
        </w:rPr>
        <w:t>Hazard risk awareness and disaster management: Extracting the information content of twitter data. </w:t>
      </w:r>
      <w:r w:rsidRPr="00D809A3">
        <w:rPr>
          <w:rFonts w:ascii="Times New Roman" w:eastAsia="Times New Roman" w:hAnsi="Times New Roman" w:cs="Times New Roman"/>
          <w:i/>
          <w:iCs/>
          <w:color w:val="333333"/>
          <w:sz w:val="24"/>
          <w:szCs w:val="24"/>
          <w:highlight w:val="white"/>
          <w:rPrChange w:id="871" w:author="Ruggiero Lovreglio" w:date="2023-02-04T20:20:00Z">
            <w:rPr>
              <w:rFonts w:ascii="Times New Roman" w:eastAsia="Times New Roman" w:hAnsi="Times New Roman" w:cs="Times New Roman"/>
              <w:color w:val="333333"/>
              <w:sz w:val="24"/>
              <w:szCs w:val="24"/>
              <w:highlight w:val="white"/>
            </w:rPr>
          </w:rPrChange>
        </w:rPr>
        <w:t>Sustainable Cities and Society</w:t>
      </w:r>
      <w:r>
        <w:rPr>
          <w:rFonts w:ascii="Times New Roman" w:eastAsia="Times New Roman" w:hAnsi="Times New Roman" w:cs="Times New Roman"/>
          <w:color w:val="333333"/>
          <w:sz w:val="24"/>
          <w:szCs w:val="24"/>
          <w:highlight w:val="white"/>
        </w:rPr>
        <w:t>, 77, 103577.</w:t>
      </w:r>
    </w:p>
    <w:p w14:paraId="33E1B0FB"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sidRPr="009F0753">
        <w:rPr>
          <w:rFonts w:ascii="Times New Roman" w:eastAsia="Times New Roman" w:hAnsi="Times New Roman" w:cs="Times New Roman"/>
          <w:color w:val="333333"/>
          <w:sz w:val="24"/>
          <w:szCs w:val="24"/>
          <w:highlight w:val="white"/>
          <w:lang w:val="it-IT"/>
        </w:rPr>
        <w:t xml:space="preserve">Soesilo, P. K., &amp; Rahman, F. (2022). </w:t>
      </w:r>
      <w:r>
        <w:rPr>
          <w:rFonts w:ascii="Times New Roman" w:eastAsia="Times New Roman" w:hAnsi="Times New Roman" w:cs="Times New Roman"/>
          <w:color w:val="333333"/>
          <w:sz w:val="24"/>
          <w:szCs w:val="24"/>
          <w:highlight w:val="white"/>
        </w:rPr>
        <w:t>The Pillars of Survival in the COVID-19 Pandemic: The Case of Indonesia. In Community, Economy and COVID-19 (pp. 267-289). Springer, Cham.</w:t>
      </w:r>
    </w:p>
    <w:p w14:paraId="744F69F1"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S. Hiruta, T. Yonezawa., (2012) “Detection, classification and visualization of place-triggered geotagged tweets,” </w:t>
      </w:r>
      <w:r>
        <w:rPr>
          <w:rFonts w:ascii="Times New Roman" w:eastAsia="Times New Roman" w:hAnsi="Times New Roman" w:cs="Times New Roman"/>
          <w:i/>
          <w:color w:val="333333"/>
          <w:sz w:val="24"/>
          <w:szCs w:val="24"/>
        </w:rPr>
        <w:t>Proceedings of the 2012 ACM Conference on Ubiquitous Computing - UbiComp 12</w:t>
      </w:r>
      <w:r>
        <w:rPr>
          <w:rFonts w:ascii="Times New Roman" w:eastAsia="Times New Roman" w:hAnsi="Times New Roman" w:cs="Times New Roman"/>
          <w:color w:val="333333"/>
          <w:sz w:val="24"/>
          <w:szCs w:val="24"/>
          <w:highlight w:val="white"/>
        </w:rPr>
        <w:t>.</w:t>
      </w:r>
    </w:p>
    <w:p w14:paraId="25A03DCF" w14:textId="1AEB0C83"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M. Dredze, M. Osborne., (2016) “Geo</w:t>
      </w:r>
      <w:ins w:id="872" w:author="Microsoft account" w:date="2023-03-17T11:50:00Z">
        <w:r w:rsidR="006A4F96">
          <w:rPr>
            <w:rFonts w:ascii="Times New Roman" w:eastAsia="Times New Roman" w:hAnsi="Times New Roman" w:cs="Times New Roman"/>
            <w:color w:val="333333"/>
            <w:sz w:val="24"/>
            <w:szCs w:val="24"/>
            <w:highlight w:val="white"/>
          </w:rPr>
          <w:t>-</w:t>
        </w:r>
      </w:ins>
      <w:r>
        <w:rPr>
          <w:rFonts w:ascii="Times New Roman" w:eastAsia="Times New Roman" w:hAnsi="Times New Roman" w:cs="Times New Roman"/>
          <w:color w:val="333333"/>
          <w:sz w:val="24"/>
          <w:szCs w:val="24"/>
          <w:highlight w:val="white"/>
        </w:rPr>
        <w:t>location for Twitter: Timing Matters,” </w:t>
      </w:r>
      <w:r>
        <w:rPr>
          <w:rFonts w:ascii="Times New Roman" w:eastAsia="Times New Roman" w:hAnsi="Times New Roman" w:cs="Times New Roman"/>
          <w:i/>
          <w:color w:val="333333"/>
          <w:sz w:val="24"/>
          <w:szCs w:val="24"/>
        </w:rPr>
        <w:t>Proceedings of the 2016 Conference of the North American Chapter of the Association for Computational Linguistics: Human Language Technologies</w:t>
      </w:r>
      <w:r>
        <w:rPr>
          <w:rFonts w:ascii="Times New Roman" w:eastAsia="Times New Roman" w:hAnsi="Times New Roman" w:cs="Times New Roman"/>
          <w:color w:val="333333"/>
          <w:sz w:val="24"/>
          <w:szCs w:val="24"/>
          <w:highlight w:val="white"/>
        </w:rPr>
        <w:t>, pp. 1064-1069.</w:t>
      </w:r>
    </w:p>
    <w:p w14:paraId="0F700066"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William J. Corvey, Sarah Vieweg., (2010) “Twitter in Mass Emergency: What NLP Techniques Can Contribute William,” </w:t>
      </w:r>
      <w:r>
        <w:rPr>
          <w:rFonts w:ascii="Times New Roman" w:eastAsia="Times New Roman" w:hAnsi="Times New Roman" w:cs="Times New Roman"/>
          <w:i/>
          <w:color w:val="333333"/>
          <w:sz w:val="24"/>
          <w:szCs w:val="24"/>
          <w:highlight w:val="white"/>
        </w:rPr>
        <w:t>Proceedings of the NAACL HLT 2010 Workshop on Computational Linguistics in a World of Social Media</w:t>
      </w:r>
      <w:r>
        <w:rPr>
          <w:rFonts w:ascii="Times New Roman" w:eastAsia="Times New Roman" w:hAnsi="Times New Roman" w:cs="Times New Roman"/>
          <w:color w:val="333333"/>
          <w:sz w:val="24"/>
          <w:szCs w:val="24"/>
          <w:highlight w:val="white"/>
        </w:rPr>
        <w:t>, pp. 23-24.</w:t>
      </w:r>
    </w:p>
    <w:p w14:paraId="56CC067F" w14:textId="77777777" w:rsidR="00475B8D"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 Zhang, D. Lei. (2018)  “Geo Burst: Real-Time Local Event Detection in Geo-Tagged Tweet Streams,” </w:t>
      </w:r>
      <w:r>
        <w:rPr>
          <w:rFonts w:ascii="Times New Roman" w:eastAsia="Times New Roman" w:hAnsi="Times New Roman" w:cs="Times New Roman"/>
          <w:i/>
          <w:color w:val="333333"/>
          <w:sz w:val="24"/>
          <w:szCs w:val="24"/>
        </w:rPr>
        <w:t>ACM Transactions on Intelligent Systems and Technology</w:t>
      </w:r>
      <w:r>
        <w:rPr>
          <w:rFonts w:ascii="Times New Roman" w:eastAsia="Times New Roman" w:hAnsi="Times New Roman" w:cs="Times New Roman"/>
          <w:color w:val="333333"/>
          <w:sz w:val="24"/>
          <w:szCs w:val="24"/>
          <w:highlight w:val="white"/>
        </w:rPr>
        <w:t>, vol. 9, no. 3, pp. 1–24.</w:t>
      </w:r>
    </w:p>
    <w:p w14:paraId="6C220DE0" w14:textId="77777777" w:rsidR="00475B8D" w:rsidRDefault="006C65A5">
      <w:pPr>
        <w:numPr>
          <w:ilvl w:val="0"/>
          <w:numId w:val="2"/>
        </w:numPr>
        <w:pBdr>
          <w:top w:val="nil"/>
          <w:left w:val="nil"/>
          <w:bottom w:val="nil"/>
          <w:right w:val="nil"/>
          <w:between w:val="nil"/>
        </w:pBdr>
        <w:spacing w:after="0" w:line="240" w:lineRule="auto"/>
        <w:rPr>
          <w:ins w:id="873" w:author="Microsoft account" w:date="2023-03-16T15:26:00Z"/>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J. Capdevila, J. Cerquides., (2017) “Tweet-SCAN: An event discovery technique for geo-located tweets,” </w:t>
      </w:r>
      <w:r>
        <w:rPr>
          <w:rFonts w:ascii="Times New Roman" w:eastAsia="Times New Roman" w:hAnsi="Times New Roman" w:cs="Times New Roman"/>
          <w:i/>
          <w:color w:val="333333"/>
          <w:sz w:val="24"/>
          <w:szCs w:val="24"/>
        </w:rPr>
        <w:t>Pattern Recognition Letters</w:t>
      </w:r>
      <w:r>
        <w:rPr>
          <w:rFonts w:ascii="Times New Roman" w:eastAsia="Times New Roman" w:hAnsi="Times New Roman" w:cs="Times New Roman"/>
          <w:color w:val="333333"/>
          <w:sz w:val="24"/>
          <w:szCs w:val="24"/>
          <w:highlight w:val="white"/>
        </w:rPr>
        <w:t>, vol. 93, pp. 58–68.</w:t>
      </w:r>
    </w:p>
    <w:p w14:paraId="3E2831A2" w14:textId="2704F0FD" w:rsidR="00923EBC" w:rsidRDefault="00923EBC">
      <w:pPr>
        <w:numPr>
          <w:ilvl w:val="0"/>
          <w:numId w:val="2"/>
        </w:numPr>
        <w:pBdr>
          <w:top w:val="nil"/>
          <w:left w:val="nil"/>
          <w:bottom w:val="nil"/>
          <w:right w:val="nil"/>
          <w:between w:val="nil"/>
        </w:pBdr>
        <w:spacing w:after="0" w:line="240" w:lineRule="auto"/>
        <w:rPr>
          <w:ins w:id="874" w:author="Microsoft account" w:date="2023-03-16T15:26:00Z"/>
          <w:rFonts w:ascii="Times New Roman" w:eastAsia="Times New Roman" w:hAnsi="Times New Roman" w:cs="Times New Roman"/>
          <w:color w:val="333333"/>
          <w:sz w:val="24"/>
          <w:szCs w:val="24"/>
          <w:highlight w:val="white"/>
        </w:rPr>
      </w:pPr>
      <w:moveToRangeStart w:id="875" w:author="Microsoft account" w:date="2023-03-16T15:26:00Z" w:name="move129872805"/>
      <w:moveTo w:id="876" w:author="Microsoft account" w:date="2023-03-16T15:26:00Z">
        <w:r>
          <w:rPr>
            <w:rFonts w:ascii="Times New Roman" w:eastAsia="Times New Roman" w:hAnsi="Times New Roman" w:cs="Times New Roman"/>
            <w:color w:val="333333"/>
            <w:sz w:val="24"/>
            <w:szCs w:val="24"/>
            <w:highlight w:val="white"/>
          </w:rPr>
          <w:t>F. Atefeh and W. Khreich, (2013) “A Survey of Techniques for Event Detection in Twitter,” </w:t>
        </w:r>
        <w:r>
          <w:rPr>
            <w:rFonts w:ascii="Times New Roman" w:eastAsia="Times New Roman" w:hAnsi="Times New Roman" w:cs="Times New Roman"/>
            <w:i/>
            <w:color w:val="333333"/>
            <w:sz w:val="24"/>
            <w:szCs w:val="24"/>
          </w:rPr>
          <w:t>Computational Intelligence</w:t>
        </w:r>
        <w:r>
          <w:rPr>
            <w:rFonts w:ascii="Times New Roman" w:eastAsia="Times New Roman" w:hAnsi="Times New Roman" w:cs="Times New Roman"/>
            <w:color w:val="333333"/>
            <w:sz w:val="24"/>
            <w:szCs w:val="24"/>
            <w:highlight w:val="white"/>
          </w:rPr>
          <w:t>, vol. 31, no. 1, pp. 132–164.</w:t>
        </w:r>
      </w:moveTo>
      <w:moveToRangeEnd w:id="875"/>
    </w:p>
    <w:p w14:paraId="1CD61385" w14:textId="464BC8BE" w:rsidR="00923EBC" w:rsidRPr="00923EBC" w:rsidRDefault="00923EBC" w:rsidP="00923EBC">
      <w:pPr>
        <w:pStyle w:val="ListParagraph"/>
        <w:numPr>
          <w:ilvl w:val="0"/>
          <w:numId w:val="2"/>
        </w:numPr>
        <w:pBdr>
          <w:top w:val="nil"/>
          <w:left w:val="nil"/>
          <w:bottom w:val="nil"/>
          <w:right w:val="nil"/>
          <w:between w:val="nil"/>
        </w:pBdr>
        <w:spacing w:after="0" w:line="240" w:lineRule="auto"/>
        <w:rPr>
          <w:rFonts w:ascii="Times New Roman" w:eastAsia="Times New Roman" w:hAnsi="Times New Roman" w:cs="Times New Roman"/>
          <w:i/>
          <w:color w:val="333333"/>
          <w:sz w:val="24"/>
          <w:szCs w:val="24"/>
          <w:highlight w:val="white"/>
        </w:rPr>
      </w:pPr>
      <w:moveToRangeStart w:id="877" w:author="Microsoft account" w:date="2023-03-16T15:27:00Z" w:name="move129872836"/>
      <w:moveTo w:id="878" w:author="Microsoft account" w:date="2023-03-16T15:27:00Z">
        <w:r w:rsidRPr="00923EBC">
          <w:rPr>
            <w:rFonts w:ascii="Times New Roman" w:eastAsia="Times New Roman" w:hAnsi="Times New Roman" w:cs="Times New Roman"/>
            <w:color w:val="333333"/>
            <w:sz w:val="24"/>
            <w:szCs w:val="24"/>
            <w:highlight w:val="white"/>
          </w:rPr>
          <w:t>Walisa Romsaiyud, (2013) “</w:t>
        </w:r>
        <w:r w:rsidRPr="00923EBC">
          <w:rPr>
            <w:rFonts w:ascii="Times New Roman" w:eastAsia="Times New Roman" w:hAnsi="Times New Roman" w:cs="Times New Roman"/>
            <w:color w:val="000000"/>
            <w:sz w:val="24"/>
            <w:szCs w:val="24"/>
          </w:rPr>
          <w:t>Detecting Emergency Events and Geo</w:t>
        </w:r>
      </w:moveTo>
      <w:ins w:id="879" w:author="Microsoft account" w:date="2023-03-17T11:50:00Z">
        <w:r w:rsidR="006A4F96">
          <w:rPr>
            <w:rFonts w:ascii="Times New Roman" w:eastAsia="Times New Roman" w:hAnsi="Times New Roman" w:cs="Times New Roman"/>
            <w:color w:val="000000"/>
            <w:sz w:val="24"/>
            <w:szCs w:val="24"/>
          </w:rPr>
          <w:t>-</w:t>
        </w:r>
      </w:ins>
      <w:moveTo w:id="880" w:author="Microsoft account" w:date="2023-03-16T15:27:00Z">
        <w:del w:id="881" w:author="Microsoft account" w:date="2023-03-17T11:48:00Z">
          <w:r w:rsidRPr="00923EBC" w:rsidDel="006A4F96">
            <w:rPr>
              <w:rFonts w:ascii="Times New Roman" w:eastAsia="Times New Roman" w:hAnsi="Times New Roman" w:cs="Times New Roman"/>
              <w:color w:val="000000"/>
              <w:sz w:val="24"/>
              <w:szCs w:val="24"/>
            </w:rPr>
            <w:delText>-L</w:delText>
          </w:r>
        </w:del>
      </w:moveTo>
      <w:ins w:id="882" w:author="Microsoft account" w:date="2023-03-17T11:48:00Z">
        <w:r w:rsidR="006A4F96">
          <w:rPr>
            <w:rFonts w:ascii="Times New Roman" w:eastAsia="Times New Roman" w:hAnsi="Times New Roman" w:cs="Times New Roman"/>
            <w:color w:val="000000"/>
            <w:sz w:val="24"/>
            <w:szCs w:val="24"/>
          </w:rPr>
          <w:t>l</w:t>
        </w:r>
      </w:ins>
      <w:moveTo w:id="883" w:author="Microsoft account" w:date="2023-03-16T15:27:00Z">
        <w:r w:rsidRPr="00923EBC">
          <w:rPr>
            <w:rFonts w:ascii="Times New Roman" w:eastAsia="Times New Roman" w:hAnsi="Times New Roman" w:cs="Times New Roman"/>
            <w:color w:val="000000"/>
            <w:sz w:val="24"/>
            <w:szCs w:val="24"/>
          </w:rPr>
          <w:t>ocation Awareness from Twitter Streams</w:t>
        </w:r>
        <w:r w:rsidRPr="00923EBC">
          <w:rPr>
            <w:rFonts w:ascii="Times New Roman" w:eastAsia="Times New Roman" w:hAnsi="Times New Roman" w:cs="Times New Roman"/>
            <w:i/>
            <w:color w:val="000000"/>
            <w:sz w:val="24"/>
            <w:szCs w:val="24"/>
          </w:rPr>
          <w:t xml:space="preserve">,” International Conference on E-Technologies and Business on the Web (EBW), </w:t>
        </w:r>
        <w:r w:rsidRPr="00923EBC">
          <w:rPr>
            <w:rFonts w:ascii="Times New Roman" w:eastAsia="Times New Roman" w:hAnsi="Times New Roman" w:cs="Times New Roman"/>
            <w:color w:val="000000"/>
            <w:sz w:val="24"/>
            <w:szCs w:val="24"/>
          </w:rPr>
          <w:t>pp. 22-27.</w:t>
        </w:r>
      </w:moveTo>
    </w:p>
    <w:moveToRangeEnd w:id="877"/>
    <w:p w14:paraId="1EB879D7" w14:textId="3F5A4105" w:rsidR="00281690" w:rsidRPr="00AA3DCE" w:rsidRDefault="00281690" w:rsidP="00281690">
      <w:pPr>
        <w:numPr>
          <w:ilvl w:val="0"/>
          <w:numId w:val="2"/>
        </w:numPr>
        <w:pBdr>
          <w:top w:val="nil"/>
          <w:left w:val="nil"/>
          <w:bottom w:val="nil"/>
          <w:right w:val="nil"/>
          <w:between w:val="nil"/>
        </w:pBdr>
        <w:spacing w:after="0" w:line="240" w:lineRule="auto"/>
        <w:rPr>
          <w:ins w:id="884" w:author="Microsoft account" w:date="2023-02-16T15:09:00Z"/>
          <w:rFonts w:ascii="Times New Roman" w:eastAsia="Times New Roman" w:hAnsi="Times New Roman" w:cs="Times New Roman"/>
          <w:color w:val="333333"/>
          <w:sz w:val="24"/>
          <w:szCs w:val="24"/>
          <w:highlight w:val="white"/>
          <w:rPrChange w:id="885" w:author="Microsoft account" w:date="2023-02-16T15:09:00Z">
            <w:rPr>
              <w:ins w:id="886" w:author="Microsoft account" w:date="2023-02-16T15:09:00Z"/>
              <w:rFonts w:ascii="Times New Roman" w:eastAsia="Times New Roman" w:hAnsi="Times New Roman" w:cs="Times New Roman"/>
              <w:color w:val="333333"/>
              <w:sz w:val="24"/>
              <w:szCs w:val="24"/>
            </w:rPr>
          </w:rPrChange>
        </w:rPr>
      </w:pPr>
      <w:ins w:id="887" w:author="Microsoft account" w:date="2023-02-16T12:28:00Z">
        <w:r>
          <w:rPr>
            <w:rFonts w:ascii="Times New Roman" w:eastAsia="Times New Roman" w:hAnsi="Times New Roman" w:cs="Times New Roman"/>
            <w:color w:val="333333"/>
            <w:sz w:val="24"/>
            <w:szCs w:val="24"/>
            <w:highlight w:val="white"/>
          </w:rPr>
          <w:t xml:space="preserve">Jack Shepherd., (2023) </w:t>
        </w:r>
      </w:ins>
      <w:ins w:id="888" w:author="Microsoft account" w:date="2023-02-16T12:26:00Z">
        <w:r>
          <w:rPr>
            <w:rFonts w:ascii="Times New Roman" w:eastAsia="Times New Roman" w:hAnsi="Times New Roman" w:cs="Times New Roman"/>
            <w:color w:val="333333"/>
            <w:sz w:val="24"/>
            <w:szCs w:val="24"/>
            <w:highlight w:val="white"/>
          </w:rPr>
          <w:t>“22 Essential Twitter Statistics You</w:t>
        </w:r>
      </w:ins>
      <w:ins w:id="889" w:author="Microsoft account" w:date="2023-02-16T12:27:00Z">
        <w:r>
          <w:rPr>
            <w:rFonts w:ascii="Times New Roman" w:eastAsia="Times New Roman" w:hAnsi="Times New Roman" w:cs="Times New Roman"/>
            <w:color w:val="333333"/>
            <w:sz w:val="24"/>
            <w:szCs w:val="24"/>
            <w:highlight w:val="white"/>
          </w:rPr>
          <w:t xml:space="preserve"> Need to Know in 2023,” </w:t>
        </w:r>
      </w:ins>
      <w:ins w:id="890" w:author="Microsoft account" w:date="2023-02-16T12:28:00Z">
        <w:r>
          <w:rPr>
            <w:rFonts w:ascii="Times New Roman" w:eastAsia="Times New Roman" w:hAnsi="Times New Roman" w:cs="Times New Roman"/>
            <w:color w:val="333333"/>
            <w:sz w:val="24"/>
            <w:szCs w:val="24"/>
          </w:rPr>
          <w:fldChar w:fldCharType="begin"/>
        </w:r>
        <w:r>
          <w:rPr>
            <w:rFonts w:ascii="Times New Roman" w:eastAsia="Times New Roman" w:hAnsi="Times New Roman" w:cs="Times New Roman"/>
            <w:color w:val="333333"/>
            <w:sz w:val="24"/>
            <w:szCs w:val="24"/>
          </w:rPr>
          <w:instrText xml:space="preserve"> HYPERLINK "</w:instrText>
        </w:r>
        <w:r w:rsidRPr="00281690">
          <w:rPr>
            <w:rFonts w:ascii="Times New Roman" w:eastAsia="Times New Roman" w:hAnsi="Times New Roman" w:cs="Times New Roman"/>
            <w:color w:val="333333"/>
            <w:sz w:val="24"/>
            <w:szCs w:val="24"/>
          </w:rPr>
          <w:instrText>https://thesocialshepherd.com/blog/twitter-statistics</w:instrText>
        </w:r>
        <w:r>
          <w:rPr>
            <w:rFonts w:ascii="Times New Roman" w:eastAsia="Times New Roman" w:hAnsi="Times New Roman" w:cs="Times New Roman"/>
            <w:color w:val="333333"/>
            <w:sz w:val="24"/>
            <w:szCs w:val="24"/>
          </w:rPr>
          <w:instrText xml:space="preserve">" </w:instrText>
        </w:r>
        <w:r>
          <w:rPr>
            <w:rFonts w:ascii="Times New Roman" w:eastAsia="Times New Roman" w:hAnsi="Times New Roman" w:cs="Times New Roman"/>
            <w:color w:val="333333"/>
            <w:sz w:val="24"/>
            <w:szCs w:val="24"/>
          </w:rPr>
          <w:fldChar w:fldCharType="separate"/>
        </w:r>
        <w:r w:rsidRPr="0070412E">
          <w:rPr>
            <w:rStyle w:val="Hyperlink"/>
            <w:rFonts w:ascii="Times New Roman" w:eastAsia="Times New Roman" w:hAnsi="Times New Roman" w:cs="Times New Roman"/>
            <w:sz w:val="24"/>
            <w:szCs w:val="24"/>
          </w:rPr>
          <w:t>https://thesocialshepherd.com/blog/twitter-statistics</w:t>
        </w:r>
        <w:r>
          <w:rPr>
            <w:rFonts w:ascii="Times New Roman" w:eastAsia="Times New Roman" w:hAnsi="Times New Roman" w:cs="Times New Roman"/>
            <w:color w:val="333333"/>
            <w:sz w:val="24"/>
            <w:szCs w:val="24"/>
          </w:rPr>
          <w:fldChar w:fldCharType="end"/>
        </w:r>
        <w:r>
          <w:rPr>
            <w:rFonts w:ascii="Times New Roman" w:eastAsia="Times New Roman" w:hAnsi="Times New Roman" w:cs="Times New Roman"/>
            <w:color w:val="333333"/>
            <w:sz w:val="24"/>
            <w:szCs w:val="24"/>
          </w:rPr>
          <w:t>. (</w:t>
        </w:r>
      </w:ins>
      <w:ins w:id="891" w:author="Microsoft account" w:date="2023-02-16T12:29:00Z">
        <w:r>
          <w:rPr>
            <w:rFonts w:ascii="Times New Roman" w:eastAsia="Times New Roman" w:hAnsi="Times New Roman" w:cs="Times New Roman"/>
            <w:color w:val="333333"/>
            <w:sz w:val="24"/>
            <w:szCs w:val="24"/>
          </w:rPr>
          <w:t>last accessed 23</w:t>
        </w:r>
        <w:r w:rsidRPr="00281690">
          <w:rPr>
            <w:rFonts w:ascii="Times New Roman" w:eastAsia="Times New Roman" w:hAnsi="Times New Roman" w:cs="Times New Roman"/>
            <w:color w:val="333333"/>
            <w:sz w:val="24"/>
            <w:szCs w:val="24"/>
            <w:vertAlign w:val="superscript"/>
            <w:rPrChange w:id="892" w:author="Microsoft account" w:date="2023-02-16T12:29:00Z">
              <w:rPr>
                <w:rFonts w:ascii="Times New Roman" w:eastAsia="Times New Roman" w:hAnsi="Times New Roman" w:cs="Times New Roman"/>
                <w:color w:val="333333"/>
                <w:sz w:val="24"/>
                <w:szCs w:val="24"/>
              </w:rPr>
            </w:rPrChange>
          </w:rPr>
          <w:t>rd</w:t>
        </w:r>
        <w:r>
          <w:rPr>
            <w:rFonts w:ascii="Times New Roman" w:eastAsia="Times New Roman" w:hAnsi="Times New Roman" w:cs="Times New Roman"/>
            <w:color w:val="333333"/>
            <w:sz w:val="24"/>
            <w:szCs w:val="24"/>
          </w:rPr>
          <w:t xml:space="preserve"> January 2023)</w:t>
        </w:r>
      </w:ins>
    </w:p>
    <w:p w14:paraId="19309AEB" w14:textId="77777777" w:rsidR="00923EBC" w:rsidRPr="00923EBC" w:rsidRDefault="009A748E">
      <w:pPr>
        <w:pStyle w:val="ListParagraph"/>
        <w:numPr>
          <w:ilvl w:val="0"/>
          <w:numId w:val="2"/>
        </w:numPr>
        <w:pBdr>
          <w:top w:val="nil"/>
          <w:left w:val="nil"/>
          <w:bottom w:val="nil"/>
          <w:right w:val="nil"/>
          <w:between w:val="nil"/>
        </w:pBdr>
        <w:spacing w:after="0" w:line="240" w:lineRule="auto"/>
        <w:rPr>
          <w:ins w:id="893" w:author="Microsoft account" w:date="2023-03-16T15:29:00Z"/>
          <w:rFonts w:ascii="Times New Roman" w:eastAsia="Times New Roman" w:hAnsi="Times New Roman" w:cs="Times New Roman"/>
          <w:color w:val="333333"/>
          <w:sz w:val="24"/>
          <w:szCs w:val="24"/>
          <w:highlight w:val="white"/>
          <w:rPrChange w:id="894" w:author="Microsoft account" w:date="2023-03-16T15:29:00Z">
            <w:rPr>
              <w:ins w:id="895" w:author="Microsoft account" w:date="2023-03-16T15:29:00Z"/>
              <w:rFonts w:ascii="Times New Roman" w:eastAsia="Times New Roman" w:hAnsi="Times New Roman" w:cs="Times New Roman"/>
              <w:sz w:val="24"/>
              <w:szCs w:val="24"/>
              <w:lang w:eastAsia="en-US"/>
            </w:rPr>
          </w:rPrChange>
        </w:rPr>
        <w:pPrChange w:id="896" w:author="Microsoft account" w:date="2023-02-16T15:13:00Z">
          <w:pPr>
            <w:numPr>
              <w:numId w:val="2"/>
            </w:numPr>
            <w:pBdr>
              <w:top w:val="nil"/>
              <w:left w:val="nil"/>
              <w:bottom w:val="nil"/>
              <w:right w:val="nil"/>
              <w:between w:val="nil"/>
            </w:pBdr>
            <w:spacing w:after="0" w:line="240" w:lineRule="auto"/>
            <w:ind w:left="720" w:hanging="360"/>
          </w:pPr>
        </w:pPrChange>
      </w:pPr>
      <w:ins w:id="897" w:author="Microsoft account" w:date="2023-02-16T15:12:00Z">
        <w:r w:rsidRPr="009A748E">
          <w:rPr>
            <w:rFonts w:ascii="Times New Roman" w:eastAsia="Times New Roman" w:hAnsi="Times New Roman" w:cs="Times New Roman"/>
            <w:sz w:val="24"/>
            <w:szCs w:val="24"/>
            <w:lang w:eastAsia="en-US"/>
          </w:rPr>
          <w:t>Sarker, I. H.</w:t>
        </w:r>
      </w:ins>
      <w:ins w:id="898" w:author="Microsoft account" w:date="2023-02-16T15:13:00Z">
        <w:r>
          <w:rPr>
            <w:rFonts w:ascii="Times New Roman" w:eastAsia="Times New Roman" w:hAnsi="Times New Roman" w:cs="Times New Roman"/>
            <w:sz w:val="24"/>
            <w:szCs w:val="24"/>
            <w:lang w:eastAsia="en-US"/>
          </w:rPr>
          <w:t>,</w:t>
        </w:r>
      </w:ins>
      <w:ins w:id="899" w:author="Microsoft account" w:date="2023-02-16T15:12:00Z">
        <w:r>
          <w:rPr>
            <w:rFonts w:ascii="Times New Roman" w:eastAsia="Times New Roman" w:hAnsi="Times New Roman" w:cs="Times New Roman"/>
            <w:sz w:val="24"/>
            <w:szCs w:val="24"/>
            <w:lang w:eastAsia="en-US"/>
          </w:rPr>
          <w:t xml:space="preserve"> (2021)</w:t>
        </w:r>
      </w:ins>
      <w:ins w:id="900" w:author="Microsoft account" w:date="2023-02-16T15:13:00Z">
        <w:r>
          <w:rPr>
            <w:rFonts w:ascii="Times New Roman" w:eastAsia="Times New Roman" w:hAnsi="Times New Roman" w:cs="Times New Roman"/>
            <w:sz w:val="24"/>
            <w:szCs w:val="24"/>
            <w:lang w:eastAsia="en-US"/>
          </w:rPr>
          <w:t xml:space="preserve"> “</w:t>
        </w:r>
      </w:ins>
      <w:ins w:id="901" w:author="Microsoft account" w:date="2023-02-16T15:12:00Z">
        <w:r w:rsidRPr="009A748E">
          <w:rPr>
            <w:rFonts w:ascii="Times New Roman" w:eastAsia="Times New Roman" w:hAnsi="Times New Roman" w:cs="Times New Roman"/>
            <w:sz w:val="24"/>
            <w:szCs w:val="24"/>
            <w:lang w:eastAsia="en-US"/>
          </w:rPr>
          <w:t>Data Science and Analytics: An Overview from Data-Driven Smart Computing, Decision-Makin</w:t>
        </w:r>
        <w:r>
          <w:rPr>
            <w:rFonts w:ascii="Times New Roman" w:eastAsia="Times New Roman" w:hAnsi="Times New Roman" w:cs="Times New Roman"/>
            <w:sz w:val="24"/>
            <w:szCs w:val="24"/>
            <w:lang w:eastAsia="en-US"/>
          </w:rPr>
          <w:t>g and Applications Perspective</w:t>
        </w:r>
      </w:ins>
      <w:ins w:id="902" w:author="Microsoft account" w:date="2023-02-16T15:13:00Z">
        <w:r>
          <w:rPr>
            <w:rFonts w:ascii="Times New Roman" w:eastAsia="Times New Roman" w:hAnsi="Times New Roman" w:cs="Times New Roman"/>
            <w:sz w:val="24"/>
            <w:szCs w:val="24"/>
            <w:lang w:eastAsia="en-US"/>
          </w:rPr>
          <w:t xml:space="preserve">,” </w:t>
        </w:r>
      </w:ins>
      <w:ins w:id="903" w:author="Microsoft account" w:date="2023-02-16T15:12:00Z">
        <w:r w:rsidRPr="009A748E">
          <w:rPr>
            <w:rFonts w:ascii="Times New Roman" w:eastAsia="Times New Roman" w:hAnsi="Times New Roman" w:cs="Times New Roman"/>
            <w:i/>
            <w:iCs/>
            <w:sz w:val="24"/>
            <w:szCs w:val="24"/>
            <w:lang w:eastAsia="en-US"/>
          </w:rPr>
          <w:t>SN Computer Science</w:t>
        </w:r>
        <w:r w:rsidRPr="009A748E">
          <w:rPr>
            <w:rFonts w:ascii="Times New Roman" w:eastAsia="Times New Roman" w:hAnsi="Times New Roman" w:cs="Times New Roman"/>
            <w:sz w:val="24"/>
            <w:szCs w:val="24"/>
            <w:lang w:eastAsia="en-US"/>
          </w:rPr>
          <w:t xml:space="preserve">, </w:t>
        </w:r>
      </w:ins>
      <w:ins w:id="904" w:author="Microsoft account" w:date="2023-02-16T15:13:00Z">
        <w:r>
          <w:rPr>
            <w:rFonts w:ascii="Times New Roman" w:eastAsia="Times New Roman" w:hAnsi="Times New Roman" w:cs="Times New Roman"/>
            <w:sz w:val="24"/>
            <w:szCs w:val="24"/>
            <w:lang w:eastAsia="en-US"/>
          </w:rPr>
          <w:t xml:space="preserve">vol. </w:t>
        </w:r>
      </w:ins>
      <w:ins w:id="905" w:author="Microsoft account" w:date="2023-02-16T15:12:00Z">
        <w:r w:rsidRPr="009A748E">
          <w:rPr>
            <w:rFonts w:ascii="Times New Roman" w:eastAsia="Times New Roman" w:hAnsi="Times New Roman" w:cs="Times New Roman"/>
            <w:iCs/>
            <w:sz w:val="24"/>
            <w:szCs w:val="24"/>
            <w:lang w:eastAsia="en-US"/>
            <w:rPrChange w:id="906" w:author="Microsoft account" w:date="2023-02-16T15:13:00Z">
              <w:rPr>
                <w:rFonts w:ascii="Times New Roman" w:eastAsia="Times New Roman" w:hAnsi="Times New Roman" w:cs="Times New Roman"/>
                <w:i/>
                <w:iCs/>
                <w:sz w:val="24"/>
                <w:szCs w:val="24"/>
                <w:lang w:eastAsia="en-US"/>
              </w:rPr>
            </w:rPrChange>
          </w:rPr>
          <w:t>2</w:t>
        </w:r>
        <w:r w:rsidRPr="009A748E">
          <w:rPr>
            <w:rFonts w:ascii="Times New Roman" w:eastAsia="Times New Roman" w:hAnsi="Times New Roman" w:cs="Times New Roman"/>
            <w:sz w:val="24"/>
            <w:szCs w:val="24"/>
            <w:lang w:eastAsia="en-US"/>
          </w:rPr>
          <w:t>, 377.</w:t>
        </w:r>
      </w:ins>
    </w:p>
    <w:p w14:paraId="4B2B59F6" w14:textId="0B55D9A7" w:rsidR="00923EBC" w:rsidRPr="00923EBC" w:rsidRDefault="00B66318">
      <w:pPr>
        <w:pStyle w:val="ListParagraph"/>
        <w:numPr>
          <w:ilvl w:val="0"/>
          <w:numId w:val="2"/>
        </w:numPr>
        <w:pBdr>
          <w:top w:val="nil"/>
          <w:left w:val="nil"/>
          <w:bottom w:val="nil"/>
          <w:right w:val="nil"/>
          <w:between w:val="nil"/>
        </w:pBdr>
        <w:spacing w:after="0" w:line="240" w:lineRule="auto"/>
        <w:rPr>
          <w:ins w:id="907" w:author="Microsoft account" w:date="2023-03-16T15:28:00Z"/>
          <w:rFonts w:ascii="Times New Roman" w:eastAsia="Times New Roman" w:hAnsi="Times New Roman" w:cs="Times New Roman"/>
          <w:color w:val="333333"/>
          <w:sz w:val="24"/>
          <w:szCs w:val="24"/>
          <w:highlight w:val="white"/>
          <w:rPrChange w:id="908" w:author="Microsoft account" w:date="2023-03-16T15:28:00Z">
            <w:rPr>
              <w:ins w:id="909" w:author="Microsoft account" w:date="2023-03-16T15:28:00Z"/>
              <w:rFonts w:ascii="Times New Roman" w:eastAsia="Times New Roman" w:hAnsi="Times New Roman" w:cs="Times New Roman"/>
              <w:sz w:val="24"/>
              <w:szCs w:val="24"/>
              <w:lang w:eastAsia="en-US"/>
            </w:rPr>
          </w:rPrChange>
        </w:rPr>
        <w:pPrChange w:id="910" w:author="Microsoft account" w:date="2023-02-16T15:13:00Z">
          <w:pPr>
            <w:numPr>
              <w:numId w:val="2"/>
            </w:numPr>
            <w:pBdr>
              <w:top w:val="nil"/>
              <w:left w:val="nil"/>
              <w:bottom w:val="nil"/>
              <w:right w:val="nil"/>
              <w:between w:val="nil"/>
            </w:pBdr>
            <w:spacing w:after="0" w:line="240" w:lineRule="auto"/>
            <w:ind w:left="720" w:hanging="360"/>
          </w:pPr>
        </w:pPrChange>
      </w:pPr>
      <w:moveToRangeStart w:id="911" w:author="Microsoft account" w:date="2023-03-16T15:37:00Z" w:name="move129873477"/>
      <w:moveTo w:id="912" w:author="Microsoft account" w:date="2023-03-16T15:37:00Z">
        <w:r>
          <w:rPr>
            <w:rFonts w:ascii="Times New Roman" w:eastAsia="Times New Roman" w:hAnsi="Times New Roman" w:cs="Times New Roman"/>
            <w:color w:val="333333"/>
            <w:sz w:val="24"/>
            <w:szCs w:val="24"/>
            <w:highlight w:val="white"/>
          </w:rPr>
          <w:t>J. Yin, A. Lampert., (2012) “Using Social Media to Enhance Emergency Situation Awareness,” </w:t>
        </w:r>
        <w:r>
          <w:rPr>
            <w:rFonts w:ascii="Times New Roman" w:eastAsia="Times New Roman" w:hAnsi="Times New Roman" w:cs="Times New Roman"/>
            <w:i/>
            <w:color w:val="333333"/>
            <w:sz w:val="24"/>
            <w:szCs w:val="24"/>
          </w:rPr>
          <w:t>IEEE Intelligent Systems</w:t>
        </w:r>
        <w:r>
          <w:rPr>
            <w:rFonts w:ascii="Times New Roman" w:eastAsia="Times New Roman" w:hAnsi="Times New Roman" w:cs="Times New Roman"/>
            <w:color w:val="333333"/>
            <w:sz w:val="24"/>
            <w:szCs w:val="24"/>
            <w:highlight w:val="white"/>
          </w:rPr>
          <w:t>, vol. 27, no. 6, pp. 52–59.</w:t>
        </w:r>
      </w:moveTo>
      <w:moveToRangeEnd w:id="911"/>
    </w:p>
    <w:p w14:paraId="5F9B4DE2" w14:textId="633FAC53" w:rsidR="00AA3DCE" w:rsidRPr="009A748E" w:rsidRDefault="00923EBC">
      <w:pPr>
        <w:pStyle w:val="ListParagraph"/>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Change w:id="913" w:author="Microsoft account" w:date="2023-02-16T15:13:00Z">
          <w:pPr>
            <w:numPr>
              <w:numId w:val="2"/>
            </w:numPr>
            <w:pBdr>
              <w:top w:val="nil"/>
              <w:left w:val="nil"/>
              <w:bottom w:val="nil"/>
              <w:right w:val="nil"/>
              <w:between w:val="nil"/>
            </w:pBdr>
            <w:spacing w:after="0" w:line="240" w:lineRule="auto"/>
            <w:ind w:left="720" w:hanging="360"/>
          </w:pPr>
        </w:pPrChange>
      </w:pPr>
      <w:ins w:id="914" w:author="Microsoft account" w:date="2023-03-16T15:28:00Z">
        <w:r w:rsidRPr="003B54BE">
          <w:rPr>
            <w:rFonts w:ascii="Times New Roman" w:eastAsia="Times New Roman" w:hAnsi="Times New Roman" w:cs="Times New Roman"/>
            <w:color w:val="FF0000"/>
            <w:sz w:val="24"/>
            <w:szCs w:val="24"/>
            <w:lang w:eastAsia="en-US"/>
          </w:rPr>
          <w:t xml:space="preserve">Ogie, R. I., Clarke, R. J., Forehead, H., </w:t>
        </w:r>
        <w:r>
          <w:rPr>
            <w:rFonts w:ascii="Times New Roman" w:eastAsia="Times New Roman" w:hAnsi="Times New Roman" w:cs="Times New Roman"/>
            <w:color w:val="FF0000"/>
            <w:sz w:val="24"/>
            <w:szCs w:val="24"/>
            <w:lang w:eastAsia="en-US"/>
          </w:rPr>
          <w:t>and</w:t>
        </w:r>
        <w:r w:rsidRPr="003B54BE">
          <w:rPr>
            <w:rFonts w:ascii="Times New Roman" w:eastAsia="Times New Roman" w:hAnsi="Times New Roman" w:cs="Times New Roman"/>
            <w:color w:val="FF0000"/>
            <w:sz w:val="24"/>
            <w:szCs w:val="24"/>
            <w:lang w:eastAsia="en-US"/>
          </w:rPr>
          <w:t xml:space="preserve"> Perez, P. (2019). Crowdsourced social media data for disaster management: Lessons from the PetaJakarta.org project. </w:t>
        </w:r>
        <w:r w:rsidRPr="003B54BE">
          <w:rPr>
            <w:rFonts w:ascii="Times New Roman" w:eastAsia="Times New Roman" w:hAnsi="Times New Roman" w:cs="Times New Roman"/>
            <w:i/>
            <w:iCs/>
            <w:color w:val="FF0000"/>
            <w:sz w:val="24"/>
            <w:szCs w:val="24"/>
            <w:lang w:eastAsia="en-US"/>
          </w:rPr>
          <w:t>Computers, Environment and Urban Systems</w:t>
        </w:r>
        <w:r w:rsidRPr="003B54BE">
          <w:rPr>
            <w:rFonts w:ascii="Times New Roman" w:eastAsia="Times New Roman" w:hAnsi="Times New Roman" w:cs="Times New Roman"/>
            <w:color w:val="FF0000"/>
            <w:sz w:val="24"/>
            <w:szCs w:val="24"/>
            <w:lang w:eastAsia="en-US"/>
          </w:rPr>
          <w:t xml:space="preserve">, </w:t>
        </w:r>
        <w:r w:rsidRPr="003B54BE">
          <w:rPr>
            <w:rFonts w:ascii="Times New Roman" w:eastAsia="Times New Roman" w:hAnsi="Times New Roman" w:cs="Times New Roman"/>
            <w:i/>
            <w:iCs/>
            <w:color w:val="FF0000"/>
            <w:sz w:val="24"/>
            <w:szCs w:val="24"/>
            <w:lang w:eastAsia="en-US"/>
          </w:rPr>
          <w:t>73</w:t>
        </w:r>
        <w:r w:rsidRPr="003B54BE">
          <w:rPr>
            <w:rFonts w:ascii="Times New Roman" w:eastAsia="Times New Roman" w:hAnsi="Times New Roman" w:cs="Times New Roman"/>
            <w:color w:val="FF0000"/>
            <w:sz w:val="24"/>
            <w:szCs w:val="24"/>
            <w:lang w:eastAsia="en-US"/>
          </w:rPr>
          <w:t>, 108–117.</w:t>
        </w:r>
      </w:ins>
      <w:ins w:id="915" w:author="Microsoft account" w:date="2023-02-16T15:12:00Z">
        <w:r w:rsidR="009A748E" w:rsidRPr="009A748E">
          <w:rPr>
            <w:rFonts w:ascii="Times New Roman" w:eastAsia="Times New Roman" w:hAnsi="Times New Roman" w:cs="Times New Roman"/>
            <w:sz w:val="24"/>
            <w:szCs w:val="24"/>
            <w:lang w:eastAsia="en-US"/>
          </w:rPr>
          <w:t xml:space="preserve"> </w:t>
        </w:r>
      </w:ins>
    </w:p>
    <w:p w14:paraId="717B3F1C" w14:textId="6C1D613C" w:rsidR="00475B8D" w:rsidRDefault="006C65A5">
      <w:pPr>
        <w:pBdr>
          <w:top w:val="nil"/>
          <w:left w:val="nil"/>
          <w:bottom w:val="nil"/>
          <w:right w:val="nil"/>
          <w:between w:val="nil"/>
        </w:pBdr>
        <w:spacing w:after="0" w:line="240" w:lineRule="auto"/>
        <w:ind w:left="720"/>
        <w:rPr>
          <w:rFonts w:ascii="Times New Roman" w:eastAsia="Times New Roman" w:hAnsi="Times New Roman" w:cs="Times New Roman"/>
          <w:color w:val="333333"/>
          <w:sz w:val="24"/>
          <w:szCs w:val="24"/>
          <w:highlight w:val="white"/>
        </w:rPr>
        <w:pPrChange w:id="916" w:author="Microsoft account" w:date="2023-03-16T15:37:00Z">
          <w:pPr>
            <w:numPr>
              <w:numId w:val="2"/>
            </w:numPr>
            <w:pBdr>
              <w:top w:val="nil"/>
              <w:left w:val="nil"/>
              <w:bottom w:val="nil"/>
              <w:right w:val="nil"/>
              <w:between w:val="nil"/>
            </w:pBdr>
            <w:spacing w:after="0" w:line="240" w:lineRule="auto"/>
            <w:ind w:left="720" w:hanging="360"/>
          </w:pPr>
        </w:pPrChange>
      </w:pPr>
      <w:moveFromRangeStart w:id="917" w:author="Microsoft account" w:date="2023-03-16T15:26:00Z" w:name="move129872805"/>
      <w:moveFrom w:id="918" w:author="Microsoft account" w:date="2023-03-16T15:26:00Z">
        <w:r w:rsidDel="00923EBC">
          <w:rPr>
            <w:rFonts w:ascii="Times New Roman" w:eastAsia="Times New Roman" w:hAnsi="Times New Roman" w:cs="Times New Roman"/>
            <w:color w:val="333333"/>
            <w:sz w:val="24"/>
            <w:szCs w:val="24"/>
            <w:highlight w:val="white"/>
          </w:rPr>
          <w:t>F. Atefeh and W. Khreich, (2013) “A Survey of Techniques for Event Detection in Twitter,” </w:t>
        </w:r>
        <w:r w:rsidDel="00923EBC">
          <w:rPr>
            <w:rFonts w:ascii="Times New Roman" w:eastAsia="Times New Roman" w:hAnsi="Times New Roman" w:cs="Times New Roman"/>
            <w:i/>
            <w:color w:val="333333"/>
            <w:sz w:val="24"/>
            <w:szCs w:val="24"/>
          </w:rPr>
          <w:t>Computational Intelligence</w:t>
        </w:r>
        <w:r w:rsidDel="00923EBC">
          <w:rPr>
            <w:rFonts w:ascii="Times New Roman" w:eastAsia="Times New Roman" w:hAnsi="Times New Roman" w:cs="Times New Roman"/>
            <w:color w:val="333333"/>
            <w:sz w:val="24"/>
            <w:szCs w:val="24"/>
            <w:highlight w:val="white"/>
          </w:rPr>
          <w:t>, vol. 31, no. 1, pp. 132–164.</w:t>
        </w:r>
      </w:moveFrom>
      <w:moveFromRangeEnd w:id="917"/>
    </w:p>
    <w:p w14:paraId="0A08F52B" w14:textId="00EEC672" w:rsidR="00DF76D3" w:rsidRPr="00DF76D3" w:rsidRDefault="006C65A5">
      <w:pPr>
        <w:pStyle w:val="ListParagraph"/>
        <w:spacing w:after="0" w:line="240" w:lineRule="auto"/>
        <w:rPr>
          <w:ins w:id="919" w:author="Microsoft account" w:date="2023-02-24T14:26:00Z"/>
          <w:rFonts w:ascii="Times New Roman" w:eastAsia="Times New Roman" w:hAnsi="Times New Roman" w:cs="Times New Roman"/>
          <w:color w:val="FF0000"/>
          <w:sz w:val="24"/>
          <w:szCs w:val="24"/>
          <w:lang w:eastAsia="en-US"/>
          <w:rPrChange w:id="920" w:author="Microsoft account" w:date="2023-02-24T14:29:00Z">
            <w:rPr>
              <w:ins w:id="921" w:author="Microsoft account" w:date="2023-02-24T14:26:00Z"/>
              <w:rFonts w:ascii="Times New Roman" w:eastAsia="Times New Roman" w:hAnsi="Times New Roman" w:cs="Times New Roman"/>
              <w:sz w:val="24"/>
              <w:szCs w:val="24"/>
              <w:lang w:eastAsia="en-US"/>
            </w:rPr>
          </w:rPrChange>
        </w:rPr>
        <w:pPrChange w:id="922" w:author="Microsoft account" w:date="2023-03-16T15:38:00Z">
          <w:pPr>
            <w:pStyle w:val="ListParagraph"/>
            <w:numPr>
              <w:numId w:val="2"/>
            </w:numPr>
            <w:spacing w:after="0" w:line="240" w:lineRule="auto"/>
            <w:ind w:hanging="360"/>
          </w:pPr>
        </w:pPrChange>
      </w:pPr>
      <w:moveFromRangeStart w:id="923" w:author="Microsoft account" w:date="2023-03-16T15:27:00Z" w:name="move129872836"/>
      <w:moveFrom w:id="924" w:author="Microsoft account" w:date="2023-03-16T15:27:00Z">
        <w:r w:rsidDel="00923EBC">
          <w:rPr>
            <w:rFonts w:ascii="Times New Roman" w:eastAsia="Times New Roman" w:hAnsi="Times New Roman" w:cs="Times New Roman"/>
            <w:color w:val="333333"/>
            <w:sz w:val="24"/>
            <w:szCs w:val="24"/>
            <w:highlight w:val="white"/>
          </w:rPr>
          <w:t>Walisa Romsaiyud, (2013) “</w:t>
        </w:r>
        <w:r w:rsidDel="00923EBC">
          <w:rPr>
            <w:rFonts w:ascii="Times New Roman" w:eastAsia="Times New Roman" w:hAnsi="Times New Roman" w:cs="Times New Roman"/>
            <w:color w:val="000000"/>
            <w:sz w:val="24"/>
            <w:szCs w:val="24"/>
          </w:rPr>
          <w:t>Detecting Emergency Events and Geo-Location Awareness from Twitter Streams</w:t>
        </w:r>
        <w:r w:rsidDel="00923EBC">
          <w:rPr>
            <w:rFonts w:ascii="Times New Roman" w:eastAsia="Times New Roman" w:hAnsi="Times New Roman" w:cs="Times New Roman"/>
            <w:i/>
            <w:color w:val="000000"/>
            <w:sz w:val="24"/>
            <w:szCs w:val="24"/>
          </w:rPr>
          <w:t xml:space="preserve">,” International Conference on E-Technologies and Business on the Web (EBW), </w:t>
        </w:r>
        <w:r w:rsidDel="00923EBC">
          <w:rPr>
            <w:rFonts w:ascii="Times New Roman" w:eastAsia="Times New Roman" w:hAnsi="Times New Roman" w:cs="Times New Roman"/>
            <w:color w:val="000000"/>
            <w:sz w:val="24"/>
            <w:szCs w:val="24"/>
          </w:rPr>
          <w:t>pp. 22-27.</w:t>
        </w:r>
      </w:moveFrom>
      <w:moveFromRangeEnd w:id="923"/>
      <w:ins w:id="925" w:author="Microsoft account" w:date="2023-02-24T14:26:00Z">
        <w:r w:rsidR="00DF76D3" w:rsidRPr="00DF76D3">
          <w:rPr>
            <w:rFonts w:ascii="Times New Roman" w:eastAsia="Times New Roman" w:hAnsi="Times New Roman" w:cs="Times New Roman"/>
            <w:color w:val="FF0000"/>
            <w:sz w:val="24"/>
            <w:szCs w:val="24"/>
            <w:lang w:eastAsia="en-US"/>
            <w:rPrChange w:id="926" w:author="Microsoft account" w:date="2023-02-24T14:29:00Z">
              <w:rPr>
                <w:rFonts w:ascii="Times New Roman" w:eastAsia="Times New Roman" w:hAnsi="Times New Roman" w:cs="Times New Roman"/>
                <w:sz w:val="24"/>
                <w:szCs w:val="24"/>
                <w:lang w:eastAsia="en-US"/>
              </w:rPr>
            </w:rPrChange>
          </w:rPr>
          <w:t xml:space="preserve"> </w:t>
        </w:r>
      </w:ins>
    </w:p>
    <w:p w14:paraId="317FBEC2" w14:textId="6E7B6ED5" w:rsidR="002F0A01" w:rsidRDefault="002F0A01" w:rsidP="002F0A01">
      <w:pPr>
        <w:pStyle w:val="ListParagraph"/>
        <w:numPr>
          <w:ilvl w:val="0"/>
          <w:numId w:val="2"/>
        </w:numPr>
        <w:spacing w:after="0" w:line="240" w:lineRule="auto"/>
        <w:rPr>
          <w:ins w:id="927" w:author="Microsoft account" w:date="2023-02-25T12:32:00Z"/>
          <w:rFonts w:ascii="Times New Roman" w:eastAsia="Times New Roman" w:hAnsi="Times New Roman" w:cs="Times New Roman"/>
          <w:sz w:val="24"/>
          <w:szCs w:val="24"/>
          <w:lang w:eastAsia="en-US"/>
        </w:rPr>
      </w:pPr>
      <w:ins w:id="928" w:author="Microsoft account" w:date="2023-02-24T15:03:00Z">
        <w:r w:rsidRPr="002F0A01">
          <w:rPr>
            <w:rFonts w:ascii="Times New Roman" w:eastAsia="Times New Roman" w:hAnsi="Times New Roman" w:cs="Times New Roman"/>
            <w:sz w:val="24"/>
            <w:szCs w:val="24"/>
            <w:lang w:eastAsia="en-US"/>
          </w:rPr>
          <w:t xml:space="preserve">Xiao, Y., Huang, Q., &amp; Wu, K. (2015). Understanding social media data for disaster management. </w:t>
        </w:r>
        <w:r w:rsidRPr="002F0A01">
          <w:rPr>
            <w:rFonts w:ascii="Times New Roman" w:eastAsia="Times New Roman" w:hAnsi="Times New Roman" w:cs="Times New Roman"/>
            <w:i/>
            <w:iCs/>
            <w:sz w:val="24"/>
            <w:szCs w:val="24"/>
            <w:lang w:eastAsia="en-US"/>
          </w:rPr>
          <w:t>Natural Hazards</w:t>
        </w:r>
        <w:r w:rsidRPr="002F0A01">
          <w:rPr>
            <w:rFonts w:ascii="Times New Roman" w:eastAsia="Times New Roman" w:hAnsi="Times New Roman" w:cs="Times New Roman"/>
            <w:sz w:val="24"/>
            <w:szCs w:val="24"/>
            <w:lang w:eastAsia="en-US"/>
          </w:rPr>
          <w:t xml:space="preserve">, </w:t>
        </w:r>
        <w:r w:rsidRPr="002F0A01">
          <w:rPr>
            <w:rFonts w:ascii="Times New Roman" w:eastAsia="Times New Roman" w:hAnsi="Times New Roman" w:cs="Times New Roman"/>
            <w:i/>
            <w:iCs/>
            <w:sz w:val="24"/>
            <w:szCs w:val="24"/>
            <w:lang w:eastAsia="en-US"/>
          </w:rPr>
          <w:t>79</w:t>
        </w:r>
        <w:r w:rsidRPr="002F0A01">
          <w:rPr>
            <w:rFonts w:ascii="Times New Roman" w:eastAsia="Times New Roman" w:hAnsi="Times New Roman" w:cs="Times New Roman"/>
            <w:sz w:val="24"/>
            <w:szCs w:val="24"/>
            <w:lang w:eastAsia="en-US"/>
          </w:rPr>
          <w:t xml:space="preserve">(3), 1663–1679. </w:t>
        </w:r>
      </w:ins>
    </w:p>
    <w:p w14:paraId="4A9AC8FA" w14:textId="70089289" w:rsidR="00D829EA" w:rsidRPr="00D829EA" w:rsidRDefault="00D829EA" w:rsidP="00D829EA">
      <w:pPr>
        <w:pStyle w:val="ListParagraph"/>
        <w:numPr>
          <w:ilvl w:val="0"/>
          <w:numId w:val="2"/>
        </w:numPr>
        <w:spacing w:after="0" w:line="240" w:lineRule="auto"/>
        <w:rPr>
          <w:ins w:id="929" w:author="Microsoft account" w:date="2023-02-25T12:32:00Z"/>
          <w:rFonts w:ascii="Times New Roman" w:eastAsia="Times New Roman" w:hAnsi="Times New Roman" w:cs="Times New Roman"/>
          <w:sz w:val="24"/>
          <w:szCs w:val="24"/>
          <w:lang w:eastAsia="en-US"/>
        </w:rPr>
      </w:pPr>
      <w:ins w:id="930" w:author="Microsoft account" w:date="2023-02-25T12:32:00Z">
        <w:r w:rsidRPr="00D829EA">
          <w:rPr>
            <w:rFonts w:ascii="Times New Roman" w:eastAsia="Times New Roman" w:hAnsi="Times New Roman" w:cs="Times New Roman"/>
            <w:sz w:val="24"/>
            <w:szCs w:val="24"/>
            <w:lang w:eastAsia="en-US"/>
          </w:rPr>
          <w:t xml:space="preserve">Yates, D., &amp; Paquette, S. (2011). Emergency knowledge management and social media technologies: A case study of the 2010 Haitian earthquake. </w:t>
        </w:r>
        <w:r w:rsidRPr="00D829EA">
          <w:rPr>
            <w:rFonts w:ascii="Times New Roman" w:eastAsia="Times New Roman" w:hAnsi="Times New Roman" w:cs="Times New Roman"/>
            <w:i/>
            <w:iCs/>
            <w:sz w:val="24"/>
            <w:szCs w:val="24"/>
            <w:lang w:eastAsia="en-US"/>
          </w:rPr>
          <w:t>International Journal of Information Management</w:t>
        </w:r>
        <w:r w:rsidRPr="00D829EA">
          <w:rPr>
            <w:rFonts w:ascii="Times New Roman" w:eastAsia="Times New Roman" w:hAnsi="Times New Roman" w:cs="Times New Roman"/>
            <w:sz w:val="24"/>
            <w:szCs w:val="24"/>
            <w:lang w:eastAsia="en-US"/>
          </w:rPr>
          <w:t xml:space="preserve">, </w:t>
        </w:r>
        <w:r w:rsidRPr="00D829EA">
          <w:rPr>
            <w:rFonts w:ascii="Times New Roman" w:eastAsia="Times New Roman" w:hAnsi="Times New Roman" w:cs="Times New Roman"/>
            <w:i/>
            <w:iCs/>
            <w:sz w:val="24"/>
            <w:szCs w:val="24"/>
            <w:lang w:eastAsia="en-US"/>
          </w:rPr>
          <w:t>31</w:t>
        </w:r>
        <w:r w:rsidRPr="00D829EA">
          <w:rPr>
            <w:rFonts w:ascii="Times New Roman" w:eastAsia="Times New Roman" w:hAnsi="Times New Roman" w:cs="Times New Roman"/>
            <w:sz w:val="24"/>
            <w:szCs w:val="24"/>
            <w:lang w:eastAsia="en-US"/>
          </w:rPr>
          <w:t xml:space="preserve">(1), 6–13. </w:t>
        </w:r>
      </w:ins>
    </w:p>
    <w:p w14:paraId="0D8FA4B6" w14:textId="3D503BFD" w:rsidR="00D829EA" w:rsidRPr="00D829EA" w:rsidRDefault="00D829EA" w:rsidP="00D829EA">
      <w:pPr>
        <w:pStyle w:val="ListParagraph"/>
        <w:numPr>
          <w:ilvl w:val="0"/>
          <w:numId w:val="2"/>
        </w:numPr>
        <w:spacing w:after="0" w:line="240" w:lineRule="auto"/>
        <w:rPr>
          <w:ins w:id="931" w:author="Microsoft account" w:date="2023-02-25T12:35:00Z"/>
          <w:rFonts w:ascii="Times New Roman" w:eastAsia="Times New Roman" w:hAnsi="Times New Roman" w:cs="Times New Roman"/>
          <w:sz w:val="24"/>
          <w:szCs w:val="24"/>
          <w:lang w:eastAsia="en-US"/>
        </w:rPr>
      </w:pPr>
      <w:ins w:id="932" w:author="Microsoft account" w:date="2023-02-25T12:35:00Z">
        <w:r w:rsidRPr="00D829EA">
          <w:rPr>
            <w:rFonts w:ascii="Times New Roman" w:eastAsia="Times New Roman" w:hAnsi="Times New Roman" w:cs="Times New Roman"/>
            <w:sz w:val="24"/>
            <w:szCs w:val="24"/>
            <w:lang w:eastAsia="en-US"/>
          </w:rPr>
          <w:t xml:space="preserve">PEARY, B. D. M., SHAW, R., &amp; TAKEUCHI, Y. (2012). Utilization of Social Media in the East Japan Earthquake and Tsunami and its Effectiveness. </w:t>
        </w:r>
        <w:r w:rsidRPr="00D829EA">
          <w:rPr>
            <w:rFonts w:ascii="Times New Roman" w:eastAsia="Times New Roman" w:hAnsi="Times New Roman" w:cs="Times New Roman"/>
            <w:i/>
            <w:iCs/>
            <w:sz w:val="24"/>
            <w:szCs w:val="24"/>
            <w:lang w:eastAsia="en-US"/>
          </w:rPr>
          <w:t>Journal of Natural Disaster Science</w:t>
        </w:r>
        <w:r w:rsidRPr="00D829EA">
          <w:rPr>
            <w:rFonts w:ascii="Times New Roman" w:eastAsia="Times New Roman" w:hAnsi="Times New Roman" w:cs="Times New Roman"/>
            <w:sz w:val="24"/>
            <w:szCs w:val="24"/>
            <w:lang w:eastAsia="en-US"/>
          </w:rPr>
          <w:t xml:space="preserve">, </w:t>
        </w:r>
        <w:r w:rsidRPr="00D829EA">
          <w:rPr>
            <w:rFonts w:ascii="Times New Roman" w:eastAsia="Times New Roman" w:hAnsi="Times New Roman" w:cs="Times New Roman"/>
            <w:i/>
            <w:iCs/>
            <w:sz w:val="24"/>
            <w:szCs w:val="24"/>
            <w:lang w:eastAsia="en-US"/>
          </w:rPr>
          <w:t>34</w:t>
        </w:r>
        <w:r>
          <w:rPr>
            <w:rFonts w:ascii="Times New Roman" w:eastAsia="Times New Roman" w:hAnsi="Times New Roman" w:cs="Times New Roman"/>
            <w:sz w:val="24"/>
            <w:szCs w:val="24"/>
            <w:lang w:eastAsia="en-US"/>
          </w:rPr>
          <w:t>(1), 3–18.</w:t>
        </w:r>
      </w:ins>
    </w:p>
    <w:p w14:paraId="0D7EA2B9" w14:textId="53961763" w:rsidR="00D829EA" w:rsidRPr="00D829EA" w:rsidRDefault="00D829EA" w:rsidP="00D829EA">
      <w:pPr>
        <w:pStyle w:val="ListParagraph"/>
        <w:numPr>
          <w:ilvl w:val="0"/>
          <w:numId w:val="2"/>
        </w:numPr>
        <w:spacing w:after="0" w:line="240" w:lineRule="auto"/>
        <w:rPr>
          <w:ins w:id="933" w:author="Microsoft account" w:date="2023-02-25T12:42:00Z"/>
          <w:rFonts w:ascii="Times New Roman" w:eastAsia="Times New Roman" w:hAnsi="Times New Roman" w:cs="Times New Roman"/>
          <w:sz w:val="24"/>
          <w:szCs w:val="24"/>
          <w:lang w:eastAsia="en-US"/>
        </w:rPr>
      </w:pPr>
      <w:ins w:id="934" w:author="Microsoft account" w:date="2023-02-25T12:42:00Z">
        <w:r w:rsidRPr="00D829EA">
          <w:rPr>
            <w:rFonts w:ascii="Times New Roman" w:eastAsia="Times New Roman" w:hAnsi="Times New Roman" w:cs="Times New Roman"/>
            <w:sz w:val="24"/>
            <w:szCs w:val="24"/>
            <w:lang w:eastAsia="en-US"/>
          </w:rPr>
          <w:t xml:space="preserve">Sadri, A. M., Hasan, S., Ukkusuri, S. v., &amp; Cebrian, M. (2018). Crisis Communication Patterns in Social Media during Hurricane Sandy. </w:t>
        </w:r>
        <w:r w:rsidRPr="00D829EA">
          <w:rPr>
            <w:rFonts w:ascii="Times New Roman" w:eastAsia="Times New Roman" w:hAnsi="Times New Roman" w:cs="Times New Roman"/>
            <w:i/>
            <w:iCs/>
            <w:sz w:val="24"/>
            <w:szCs w:val="24"/>
            <w:lang w:eastAsia="en-US"/>
          </w:rPr>
          <w:t>Transportation Research Record: Journal of the Transportation Research Board</w:t>
        </w:r>
        <w:r w:rsidRPr="00D829EA">
          <w:rPr>
            <w:rFonts w:ascii="Times New Roman" w:eastAsia="Times New Roman" w:hAnsi="Times New Roman" w:cs="Times New Roman"/>
            <w:sz w:val="24"/>
            <w:szCs w:val="24"/>
            <w:lang w:eastAsia="en-US"/>
          </w:rPr>
          <w:t xml:space="preserve">, </w:t>
        </w:r>
        <w:r w:rsidRPr="00D829EA">
          <w:rPr>
            <w:rFonts w:ascii="Times New Roman" w:eastAsia="Times New Roman" w:hAnsi="Times New Roman" w:cs="Times New Roman"/>
            <w:i/>
            <w:iCs/>
            <w:sz w:val="24"/>
            <w:szCs w:val="24"/>
            <w:lang w:eastAsia="en-US"/>
          </w:rPr>
          <w:t>2672</w:t>
        </w:r>
        <w:r w:rsidRPr="00D829EA">
          <w:rPr>
            <w:rFonts w:ascii="Times New Roman" w:eastAsia="Times New Roman" w:hAnsi="Times New Roman" w:cs="Times New Roman"/>
            <w:sz w:val="24"/>
            <w:szCs w:val="24"/>
            <w:lang w:eastAsia="en-US"/>
          </w:rPr>
          <w:t xml:space="preserve">(1), 125–137. </w:t>
        </w:r>
      </w:ins>
    </w:p>
    <w:p w14:paraId="46E85151" w14:textId="5009E8DA" w:rsidR="00D829EA" w:rsidRPr="00D829EA" w:rsidRDefault="00D829EA" w:rsidP="00D829EA">
      <w:pPr>
        <w:pStyle w:val="ListParagraph"/>
        <w:numPr>
          <w:ilvl w:val="0"/>
          <w:numId w:val="2"/>
        </w:numPr>
        <w:spacing w:after="0" w:line="240" w:lineRule="auto"/>
        <w:rPr>
          <w:ins w:id="935" w:author="Microsoft account" w:date="2023-02-25T12:48:00Z"/>
          <w:rFonts w:ascii="Times New Roman" w:eastAsia="Times New Roman" w:hAnsi="Times New Roman" w:cs="Times New Roman"/>
          <w:sz w:val="24"/>
          <w:szCs w:val="24"/>
          <w:lang w:eastAsia="en-US"/>
        </w:rPr>
      </w:pPr>
      <w:ins w:id="936" w:author="Microsoft account" w:date="2023-02-25T12:48:00Z">
        <w:r w:rsidRPr="00D829EA">
          <w:rPr>
            <w:rFonts w:ascii="Times New Roman" w:eastAsia="Times New Roman" w:hAnsi="Times New Roman" w:cs="Times New Roman"/>
            <w:sz w:val="24"/>
            <w:szCs w:val="24"/>
            <w:lang w:eastAsia="en-US"/>
          </w:rPr>
          <w:lastRenderedPageBreak/>
          <w:t xml:space="preserve">Kumar, P. (2022). Social Media, Disasters, and Cultural Heritage: An Analysis of Twitter Images of the 2015 Nepal Earthquake. </w:t>
        </w:r>
        <w:r w:rsidRPr="00D829EA">
          <w:rPr>
            <w:rFonts w:ascii="Times New Roman" w:eastAsia="Times New Roman" w:hAnsi="Times New Roman" w:cs="Times New Roman"/>
            <w:i/>
            <w:iCs/>
            <w:sz w:val="24"/>
            <w:szCs w:val="24"/>
            <w:lang w:eastAsia="en-US"/>
          </w:rPr>
          <w:t>Visual Communication Quarterly</w:t>
        </w:r>
        <w:r w:rsidRPr="00D829EA">
          <w:rPr>
            <w:rFonts w:ascii="Times New Roman" w:eastAsia="Times New Roman" w:hAnsi="Times New Roman" w:cs="Times New Roman"/>
            <w:sz w:val="24"/>
            <w:szCs w:val="24"/>
            <w:lang w:eastAsia="en-US"/>
          </w:rPr>
          <w:t xml:space="preserve">, </w:t>
        </w:r>
        <w:r w:rsidRPr="00D829EA">
          <w:rPr>
            <w:rFonts w:ascii="Times New Roman" w:eastAsia="Times New Roman" w:hAnsi="Times New Roman" w:cs="Times New Roman"/>
            <w:i/>
            <w:iCs/>
            <w:sz w:val="24"/>
            <w:szCs w:val="24"/>
            <w:lang w:eastAsia="en-US"/>
          </w:rPr>
          <w:t>29</w:t>
        </w:r>
        <w:r w:rsidRPr="00D829EA">
          <w:rPr>
            <w:rFonts w:ascii="Times New Roman" w:eastAsia="Times New Roman" w:hAnsi="Times New Roman" w:cs="Times New Roman"/>
            <w:sz w:val="24"/>
            <w:szCs w:val="24"/>
            <w:lang w:eastAsia="en-US"/>
          </w:rPr>
          <w:t xml:space="preserve">(1), 34–46. </w:t>
        </w:r>
      </w:ins>
    </w:p>
    <w:p w14:paraId="27A2FE98" w14:textId="3B135266" w:rsidR="00D829EA" w:rsidRPr="00D829EA" w:rsidRDefault="00D829EA" w:rsidP="00D829EA">
      <w:pPr>
        <w:pStyle w:val="ListParagraph"/>
        <w:numPr>
          <w:ilvl w:val="0"/>
          <w:numId w:val="2"/>
        </w:numPr>
        <w:spacing w:after="0" w:line="240" w:lineRule="auto"/>
        <w:rPr>
          <w:ins w:id="937" w:author="Microsoft account" w:date="2023-02-25T12:28:00Z"/>
          <w:rFonts w:ascii="Times New Roman" w:eastAsia="Times New Roman" w:hAnsi="Times New Roman" w:cs="Times New Roman"/>
          <w:sz w:val="24"/>
          <w:szCs w:val="24"/>
          <w:lang w:eastAsia="en-US"/>
        </w:rPr>
      </w:pPr>
      <w:ins w:id="938" w:author="Microsoft account" w:date="2023-02-25T12:28:00Z">
        <w:r w:rsidRPr="00D829EA">
          <w:rPr>
            <w:rFonts w:ascii="Times New Roman" w:eastAsia="Times New Roman" w:hAnsi="Times New Roman" w:cs="Times New Roman"/>
            <w:sz w:val="24"/>
            <w:szCs w:val="24"/>
            <w:lang w:eastAsia="en-US"/>
          </w:rPr>
          <w:t xml:space="preserve">Page-Tan, C. (2021). The Role of Social Media in Disaster Recovery Following Hurricane Harvey. </w:t>
        </w:r>
        <w:r w:rsidRPr="00D829EA">
          <w:rPr>
            <w:rFonts w:ascii="Times New Roman" w:eastAsia="Times New Roman" w:hAnsi="Times New Roman" w:cs="Times New Roman"/>
            <w:i/>
            <w:iCs/>
            <w:sz w:val="24"/>
            <w:szCs w:val="24"/>
            <w:lang w:eastAsia="en-US"/>
          </w:rPr>
          <w:t>Journal of Homeland Security and Emergency Management</w:t>
        </w:r>
        <w:r w:rsidRPr="00D829EA">
          <w:rPr>
            <w:rFonts w:ascii="Times New Roman" w:eastAsia="Times New Roman" w:hAnsi="Times New Roman" w:cs="Times New Roman"/>
            <w:sz w:val="24"/>
            <w:szCs w:val="24"/>
            <w:lang w:eastAsia="en-US"/>
          </w:rPr>
          <w:t xml:space="preserve">, </w:t>
        </w:r>
        <w:r w:rsidRPr="00D829EA">
          <w:rPr>
            <w:rFonts w:ascii="Times New Roman" w:eastAsia="Times New Roman" w:hAnsi="Times New Roman" w:cs="Times New Roman"/>
            <w:i/>
            <w:iCs/>
            <w:sz w:val="24"/>
            <w:szCs w:val="24"/>
            <w:lang w:eastAsia="en-US"/>
          </w:rPr>
          <w:t>18</w:t>
        </w:r>
        <w:r w:rsidRPr="00D829EA">
          <w:rPr>
            <w:rFonts w:ascii="Times New Roman" w:eastAsia="Times New Roman" w:hAnsi="Times New Roman" w:cs="Times New Roman"/>
            <w:sz w:val="24"/>
            <w:szCs w:val="24"/>
            <w:lang w:eastAsia="en-US"/>
          </w:rPr>
          <w:t xml:space="preserve">(1), 93–123. </w:t>
        </w:r>
      </w:ins>
    </w:p>
    <w:p w14:paraId="4BA3DC99" w14:textId="77777777" w:rsidR="00DC44D3" w:rsidRDefault="0022037E" w:rsidP="0022037E">
      <w:pPr>
        <w:pStyle w:val="ListParagraph"/>
        <w:numPr>
          <w:ilvl w:val="0"/>
          <w:numId w:val="2"/>
        </w:numPr>
        <w:spacing w:after="0" w:line="240" w:lineRule="auto"/>
        <w:rPr>
          <w:ins w:id="939" w:author="Microsoft account" w:date="2023-03-07T14:13:00Z"/>
          <w:rFonts w:ascii="Times New Roman" w:eastAsia="Times New Roman" w:hAnsi="Times New Roman" w:cs="Times New Roman"/>
          <w:sz w:val="24"/>
          <w:szCs w:val="24"/>
          <w:lang w:eastAsia="en-US"/>
        </w:rPr>
      </w:pPr>
      <w:ins w:id="940" w:author="Microsoft account" w:date="2023-03-07T10:13:00Z">
        <w:r w:rsidRPr="0022037E">
          <w:rPr>
            <w:rFonts w:ascii="Times New Roman" w:eastAsia="Times New Roman" w:hAnsi="Times New Roman" w:cs="Times New Roman"/>
            <w:sz w:val="24"/>
            <w:szCs w:val="24"/>
            <w:lang w:eastAsia="en-US"/>
          </w:rPr>
          <w:t xml:space="preserve">Gunessee, S., Subramanian, N., Roscoe, S., &amp; Ramanathan, J. (2018). The social preferences of local citizens and spontaneous volunteerism during disaster relief operations. </w:t>
        </w:r>
        <w:r w:rsidRPr="0022037E">
          <w:rPr>
            <w:rFonts w:ascii="Times New Roman" w:eastAsia="Times New Roman" w:hAnsi="Times New Roman" w:cs="Times New Roman"/>
            <w:i/>
            <w:iCs/>
            <w:sz w:val="24"/>
            <w:szCs w:val="24"/>
            <w:lang w:eastAsia="en-US"/>
          </w:rPr>
          <w:t>International Journal of Production Research</w:t>
        </w:r>
        <w:r w:rsidRPr="0022037E">
          <w:rPr>
            <w:rFonts w:ascii="Times New Roman" w:eastAsia="Times New Roman" w:hAnsi="Times New Roman" w:cs="Times New Roman"/>
            <w:sz w:val="24"/>
            <w:szCs w:val="24"/>
            <w:lang w:eastAsia="en-US"/>
          </w:rPr>
          <w:t xml:space="preserve">, </w:t>
        </w:r>
        <w:r w:rsidRPr="0022037E">
          <w:rPr>
            <w:rFonts w:ascii="Times New Roman" w:eastAsia="Times New Roman" w:hAnsi="Times New Roman" w:cs="Times New Roman"/>
            <w:i/>
            <w:iCs/>
            <w:sz w:val="24"/>
            <w:szCs w:val="24"/>
            <w:lang w:eastAsia="en-US"/>
          </w:rPr>
          <w:t>56</w:t>
        </w:r>
        <w:r w:rsidRPr="0022037E">
          <w:rPr>
            <w:rFonts w:ascii="Times New Roman" w:eastAsia="Times New Roman" w:hAnsi="Times New Roman" w:cs="Times New Roman"/>
            <w:sz w:val="24"/>
            <w:szCs w:val="24"/>
            <w:lang w:eastAsia="en-US"/>
          </w:rPr>
          <w:t>(21), 6793–6808.</w:t>
        </w:r>
      </w:ins>
    </w:p>
    <w:p w14:paraId="1DEC5EC5" w14:textId="164CBD32" w:rsidR="0022037E" w:rsidRDefault="00DC44D3">
      <w:pPr>
        <w:pStyle w:val="NormalWeb"/>
        <w:numPr>
          <w:ilvl w:val="0"/>
          <w:numId w:val="2"/>
        </w:numPr>
        <w:rPr>
          <w:ins w:id="941" w:author="Microsoft account" w:date="2023-03-07T14:36:00Z"/>
        </w:rPr>
        <w:pPrChange w:id="942" w:author="Microsoft account" w:date="2023-03-07T14:36:00Z">
          <w:pPr>
            <w:pStyle w:val="ListParagraph"/>
            <w:numPr>
              <w:numId w:val="2"/>
            </w:numPr>
            <w:spacing w:after="0" w:line="240" w:lineRule="auto"/>
            <w:ind w:hanging="360"/>
          </w:pPr>
        </w:pPrChange>
      </w:pPr>
      <w:ins w:id="943" w:author="Microsoft account" w:date="2023-03-07T14:14:00Z">
        <w:r>
          <w:t xml:space="preserve">Plotnick, L., &amp; Hiltz, S. R. (2016). Barriers to Use of Social Media by Emergency Managers. </w:t>
        </w:r>
        <w:r>
          <w:rPr>
            <w:i/>
            <w:iCs/>
          </w:rPr>
          <w:t>Journal of Homeland Security and Emergency Management</w:t>
        </w:r>
        <w:r>
          <w:t xml:space="preserve">, </w:t>
        </w:r>
        <w:r>
          <w:rPr>
            <w:i/>
            <w:iCs/>
          </w:rPr>
          <w:t>13</w:t>
        </w:r>
        <w:r w:rsidR="006C1DC9">
          <w:t>(2), 247–277.</w:t>
        </w:r>
      </w:ins>
    </w:p>
    <w:p w14:paraId="68D541A6" w14:textId="7D392880" w:rsidR="006C1DC9" w:rsidRPr="006C1DC9" w:rsidRDefault="006C1DC9" w:rsidP="006C1DC9">
      <w:pPr>
        <w:pStyle w:val="ListParagraph"/>
        <w:numPr>
          <w:ilvl w:val="0"/>
          <w:numId w:val="2"/>
        </w:numPr>
        <w:spacing w:after="0" w:line="240" w:lineRule="auto"/>
        <w:rPr>
          <w:ins w:id="944" w:author="Microsoft account" w:date="2023-03-07T14:36:00Z"/>
          <w:rFonts w:ascii="Times New Roman" w:eastAsia="Times New Roman" w:hAnsi="Times New Roman" w:cs="Times New Roman"/>
          <w:sz w:val="24"/>
          <w:szCs w:val="24"/>
          <w:lang w:eastAsia="en-US"/>
        </w:rPr>
      </w:pPr>
      <w:ins w:id="945" w:author="Microsoft account" w:date="2023-03-07T14:36:00Z">
        <w:r w:rsidRPr="006C1DC9">
          <w:rPr>
            <w:rFonts w:ascii="Times New Roman" w:eastAsia="Times New Roman" w:hAnsi="Times New Roman" w:cs="Times New Roman"/>
            <w:sz w:val="24"/>
            <w:szCs w:val="24"/>
            <w:lang w:eastAsia="en-US"/>
          </w:rPr>
          <w:t xml:space="preserve">Grace, R. (2021). Overcoming barriers to social media use through multisensor integration in emergency management systems. </w:t>
        </w:r>
        <w:r w:rsidRPr="006C1DC9">
          <w:rPr>
            <w:rFonts w:ascii="Times New Roman" w:eastAsia="Times New Roman" w:hAnsi="Times New Roman" w:cs="Times New Roman"/>
            <w:i/>
            <w:iCs/>
            <w:sz w:val="24"/>
            <w:szCs w:val="24"/>
            <w:lang w:eastAsia="en-US"/>
          </w:rPr>
          <w:t>International Journal of Disaster Risk Reduction</w:t>
        </w:r>
        <w:r w:rsidRPr="006C1DC9">
          <w:rPr>
            <w:rFonts w:ascii="Times New Roman" w:eastAsia="Times New Roman" w:hAnsi="Times New Roman" w:cs="Times New Roman"/>
            <w:sz w:val="24"/>
            <w:szCs w:val="24"/>
            <w:lang w:eastAsia="en-US"/>
          </w:rPr>
          <w:t xml:space="preserve">, </w:t>
        </w:r>
        <w:r w:rsidRPr="006C1DC9">
          <w:rPr>
            <w:rFonts w:ascii="Times New Roman" w:eastAsia="Times New Roman" w:hAnsi="Times New Roman" w:cs="Times New Roman"/>
            <w:i/>
            <w:iCs/>
            <w:sz w:val="24"/>
            <w:szCs w:val="24"/>
            <w:lang w:eastAsia="en-US"/>
          </w:rPr>
          <w:t>66</w:t>
        </w:r>
        <w:r w:rsidRPr="006C1DC9">
          <w:rPr>
            <w:rFonts w:ascii="Times New Roman" w:eastAsia="Times New Roman" w:hAnsi="Times New Roman" w:cs="Times New Roman"/>
            <w:sz w:val="24"/>
            <w:szCs w:val="24"/>
            <w:lang w:eastAsia="en-US"/>
          </w:rPr>
          <w:t>, 102636.</w:t>
        </w:r>
      </w:ins>
    </w:p>
    <w:p w14:paraId="42B0AB42" w14:textId="0EA6CEE2" w:rsidR="00554C41" w:rsidRDefault="00554C41" w:rsidP="00554C41">
      <w:pPr>
        <w:pStyle w:val="NormalWeb"/>
        <w:numPr>
          <w:ilvl w:val="0"/>
          <w:numId w:val="2"/>
        </w:numPr>
        <w:rPr>
          <w:ins w:id="946" w:author="Microsoft account" w:date="2023-03-07T15:43:00Z"/>
        </w:rPr>
      </w:pPr>
      <w:ins w:id="947" w:author="Microsoft account" w:date="2023-03-07T15:43:00Z">
        <w:r>
          <w:t xml:space="preserve">Spialek, M. L., &amp; Houston, J. B. (2019). The influence of citizen disaster communication on perceptions of neighborhood belonging and community resilience. </w:t>
        </w:r>
        <w:r>
          <w:rPr>
            <w:i/>
            <w:iCs/>
          </w:rPr>
          <w:t>Journal of Applied Communication Research</w:t>
        </w:r>
        <w:r>
          <w:t xml:space="preserve">, </w:t>
        </w:r>
        <w:r>
          <w:rPr>
            <w:i/>
            <w:iCs/>
          </w:rPr>
          <w:t>47</w:t>
        </w:r>
        <w:r>
          <w:t xml:space="preserve">(1), 1–23. </w:t>
        </w:r>
      </w:ins>
    </w:p>
    <w:p w14:paraId="29BEE648" w14:textId="77777777" w:rsidR="0068553B" w:rsidRDefault="0035704B" w:rsidP="0035704B">
      <w:pPr>
        <w:pStyle w:val="NormalWeb"/>
        <w:numPr>
          <w:ilvl w:val="0"/>
          <w:numId w:val="2"/>
        </w:numPr>
        <w:rPr>
          <w:ins w:id="948" w:author="Microsoft account" w:date="2023-03-16T13:16:00Z"/>
        </w:rPr>
      </w:pPr>
      <w:ins w:id="949" w:author="Microsoft account" w:date="2023-03-07T16:39:00Z">
        <w:r>
          <w:t xml:space="preserve">Young, C. E., Kuligowski, E. D., &amp; Pradhan, A. (2020). </w:t>
        </w:r>
        <w:r>
          <w:rPr>
            <w:i/>
            <w:iCs/>
          </w:rPr>
          <w:t>NIST Technical Note 2086 A Review of Social Media Use During Disaster Response and Recovery Phases NIST Technical Note 2086 A Review of Social Media Use During Disaster Response and Recovery Phases</w:t>
        </w:r>
        <w:r>
          <w:t xml:space="preserve"> (Issue April).</w:t>
        </w:r>
      </w:ins>
    </w:p>
    <w:p w14:paraId="12EEB3F6" w14:textId="77777777" w:rsidR="00916A53" w:rsidRPr="00916A53" w:rsidRDefault="00916A53" w:rsidP="00916A53">
      <w:pPr>
        <w:pStyle w:val="ListParagraph"/>
        <w:numPr>
          <w:ilvl w:val="0"/>
          <w:numId w:val="2"/>
        </w:numPr>
        <w:spacing w:before="100" w:beforeAutospacing="1" w:after="100" w:afterAutospacing="1" w:line="240" w:lineRule="auto"/>
        <w:rPr>
          <w:ins w:id="950" w:author="Microsoft account" w:date="2023-03-16T13:16:00Z"/>
          <w:rFonts w:ascii="Times New Roman" w:eastAsia="Times New Roman" w:hAnsi="Times New Roman" w:cs="Times New Roman"/>
          <w:sz w:val="24"/>
          <w:szCs w:val="24"/>
          <w:lang w:eastAsia="en-US"/>
        </w:rPr>
      </w:pPr>
      <w:ins w:id="951" w:author="Microsoft account" w:date="2023-03-16T13:16:00Z">
        <w:r w:rsidRPr="00916A53">
          <w:rPr>
            <w:rFonts w:ascii="Times New Roman" w:eastAsia="Times New Roman" w:hAnsi="Times New Roman" w:cs="Times New Roman"/>
            <w:sz w:val="24"/>
            <w:szCs w:val="24"/>
            <w:lang w:eastAsia="en-US"/>
          </w:rPr>
          <w:t xml:space="preserve">Inal Onal, E., Tekeli-Yeşil, S., &amp; Okay, N. (2022). The Use of Twitter by Official Institutions in Disaster Risk Communication and Resilience. </w:t>
        </w:r>
        <w:r w:rsidRPr="00916A53">
          <w:rPr>
            <w:rFonts w:ascii="Times New Roman" w:eastAsia="Times New Roman" w:hAnsi="Times New Roman" w:cs="Times New Roman"/>
            <w:i/>
            <w:iCs/>
            <w:sz w:val="24"/>
            <w:szCs w:val="24"/>
            <w:lang w:eastAsia="en-US"/>
          </w:rPr>
          <w:t>Journal of Emergency Management and Disaster Communications</w:t>
        </w:r>
        <w:r w:rsidRPr="00916A53">
          <w:rPr>
            <w:rFonts w:ascii="Times New Roman" w:eastAsia="Times New Roman" w:hAnsi="Times New Roman" w:cs="Times New Roman"/>
            <w:sz w:val="24"/>
            <w:szCs w:val="24"/>
            <w:lang w:eastAsia="en-US"/>
          </w:rPr>
          <w:t xml:space="preserve">, </w:t>
        </w:r>
        <w:r w:rsidRPr="00916A53">
          <w:rPr>
            <w:rFonts w:ascii="Times New Roman" w:eastAsia="Times New Roman" w:hAnsi="Times New Roman" w:cs="Times New Roman"/>
            <w:i/>
            <w:iCs/>
            <w:sz w:val="24"/>
            <w:szCs w:val="24"/>
            <w:lang w:eastAsia="en-US"/>
          </w:rPr>
          <w:t>03</w:t>
        </w:r>
        <w:r w:rsidRPr="00916A53">
          <w:rPr>
            <w:rFonts w:ascii="Times New Roman" w:eastAsia="Times New Roman" w:hAnsi="Times New Roman" w:cs="Times New Roman"/>
            <w:sz w:val="24"/>
            <w:szCs w:val="24"/>
            <w:lang w:eastAsia="en-US"/>
          </w:rPr>
          <w:t>(01), 25–40. https://doi.org/10.1142/S2689980922500087</w:t>
        </w:r>
      </w:ins>
    </w:p>
    <w:p w14:paraId="508E5E7E" w14:textId="4DBD57E5" w:rsidR="0035704B" w:rsidRPr="00137238" w:rsidRDefault="0068553B">
      <w:pPr>
        <w:pStyle w:val="ListParagraph"/>
        <w:numPr>
          <w:ilvl w:val="0"/>
          <w:numId w:val="2"/>
        </w:numPr>
        <w:spacing w:before="100" w:beforeAutospacing="1" w:after="100" w:afterAutospacing="1" w:line="240" w:lineRule="auto"/>
        <w:rPr>
          <w:ins w:id="952" w:author="Microsoft account" w:date="2023-03-16T13:35:00Z"/>
        </w:rPr>
        <w:pPrChange w:id="953" w:author="Microsoft account" w:date="2023-03-16T10:26:00Z">
          <w:pPr>
            <w:pStyle w:val="NormalWeb"/>
            <w:numPr>
              <w:numId w:val="2"/>
            </w:numPr>
            <w:ind w:left="720" w:hanging="360"/>
          </w:pPr>
        </w:pPrChange>
      </w:pPr>
      <w:ins w:id="954" w:author="Microsoft account" w:date="2023-03-16T09:52:00Z">
        <w:r w:rsidRPr="0068553B">
          <w:rPr>
            <w:rFonts w:ascii="Times New Roman" w:eastAsia="Times New Roman" w:hAnsi="Times New Roman" w:cs="Times New Roman"/>
            <w:sz w:val="24"/>
            <w:szCs w:val="24"/>
            <w:lang w:eastAsia="en-US"/>
          </w:rPr>
          <w:t xml:space="preserve">Phengsuwan, J., Shah, T., Thekkummal, N. B., Wen, Z., Sun, R., Pullarkatt, D., Thirugnanam, H., Ramesh, M. V., Morgan, G., James, P., &amp; Ranjan, R. (2021). Use of Social Media Data in Disaster Management: A Survey. </w:t>
        </w:r>
        <w:r w:rsidRPr="0068553B">
          <w:rPr>
            <w:rFonts w:ascii="Times New Roman" w:eastAsia="Times New Roman" w:hAnsi="Times New Roman" w:cs="Times New Roman"/>
            <w:i/>
            <w:iCs/>
            <w:sz w:val="24"/>
            <w:szCs w:val="24"/>
            <w:lang w:eastAsia="en-US"/>
          </w:rPr>
          <w:t>Future Internet</w:t>
        </w:r>
        <w:r w:rsidRPr="0068553B">
          <w:rPr>
            <w:rFonts w:ascii="Times New Roman" w:eastAsia="Times New Roman" w:hAnsi="Times New Roman" w:cs="Times New Roman"/>
            <w:sz w:val="24"/>
            <w:szCs w:val="24"/>
            <w:lang w:eastAsia="en-US"/>
          </w:rPr>
          <w:t xml:space="preserve">, </w:t>
        </w:r>
        <w:r w:rsidRPr="0068553B">
          <w:rPr>
            <w:rFonts w:ascii="Times New Roman" w:eastAsia="Times New Roman" w:hAnsi="Times New Roman" w:cs="Times New Roman"/>
            <w:i/>
            <w:iCs/>
            <w:sz w:val="24"/>
            <w:szCs w:val="24"/>
            <w:lang w:eastAsia="en-US"/>
          </w:rPr>
          <w:t>13</w:t>
        </w:r>
        <w:r w:rsidRPr="0068553B">
          <w:rPr>
            <w:rFonts w:ascii="Times New Roman" w:eastAsia="Times New Roman" w:hAnsi="Times New Roman" w:cs="Times New Roman"/>
            <w:sz w:val="24"/>
            <w:szCs w:val="24"/>
            <w:lang w:eastAsia="en-US"/>
          </w:rPr>
          <w:t xml:space="preserve">(2), 46. </w:t>
        </w:r>
      </w:ins>
      <w:ins w:id="955" w:author="Microsoft account" w:date="2023-03-16T10:26:00Z">
        <w:r w:rsidR="00F91C90">
          <w:rPr>
            <w:rFonts w:ascii="Times New Roman" w:eastAsia="Times New Roman" w:hAnsi="Times New Roman" w:cs="Times New Roman"/>
            <w:sz w:val="24"/>
            <w:szCs w:val="24"/>
            <w:lang w:eastAsia="en-US"/>
          </w:rPr>
          <w:fldChar w:fldCharType="begin"/>
        </w:r>
        <w:r w:rsidR="00F91C90">
          <w:rPr>
            <w:rFonts w:ascii="Times New Roman" w:eastAsia="Times New Roman" w:hAnsi="Times New Roman" w:cs="Times New Roman"/>
            <w:sz w:val="24"/>
            <w:szCs w:val="24"/>
            <w:lang w:eastAsia="en-US"/>
          </w:rPr>
          <w:instrText xml:space="preserve"> HYPERLINK "</w:instrText>
        </w:r>
      </w:ins>
      <w:ins w:id="956" w:author="Microsoft account" w:date="2023-03-16T09:52:00Z">
        <w:r w:rsidR="00F91C90" w:rsidRPr="0068553B">
          <w:rPr>
            <w:rFonts w:ascii="Times New Roman" w:eastAsia="Times New Roman" w:hAnsi="Times New Roman" w:cs="Times New Roman"/>
            <w:sz w:val="24"/>
            <w:szCs w:val="24"/>
            <w:lang w:eastAsia="en-US"/>
          </w:rPr>
          <w:instrText>https://doi.org/10.3390/fi13020046</w:instrText>
        </w:r>
      </w:ins>
      <w:ins w:id="957" w:author="Microsoft account" w:date="2023-03-16T10:26:00Z">
        <w:r w:rsidR="00F91C90">
          <w:rPr>
            <w:rFonts w:ascii="Times New Roman" w:eastAsia="Times New Roman" w:hAnsi="Times New Roman" w:cs="Times New Roman"/>
            <w:sz w:val="24"/>
            <w:szCs w:val="24"/>
            <w:lang w:eastAsia="en-US"/>
          </w:rPr>
          <w:instrText xml:space="preserve">" </w:instrText>
        </w:r>
        <w:r w:rsidR="00F91C90">
          <w:rPr>
            <w:rFonts w:ascii="Times New Roman" w:eastAsia="Times New Roman" w:hAnsi="Times New Roman" w:cs="Times New Roman"/>
            <w:sz w:val="24"/>
            <w:szCs w:val="24"/>
            <w:lang w:eastAsia="en-US"/>
          </w:rPr>
          <w:fldChar w:fldCharType="separate"/>
        </w:r>
      </w:ins>
      <w:ins w:id="958" w:author="Microsoft account" w:date="2023-03-16T09:52:00Z">
        <w:r w:rsidR="00F91C90" w:rsidRPr="009840C9">
          <w:rPr>
            <w:rStyle w:val="Hyperlink"/>
            <w:rFonts w:ascii="Times New Roman" w:eastAsia="Times New Roman" w:hAnsi="Times New Roman" w:cs="Times New Roman"/>
            <w:sz w:val="24"/>
            <w:szCs w:val="24"/>
            <w:lang w:eastAsia="en-US"/>
          </w:rPr>
          <w:t>https://doi.org/10.3390/fi13020046</w:t>
        </w:r>
      </w:ins>
      <w:ins w:id="959" w:author="Microsoft account" w:date="2023-03-16T10:26:00Z">
        <w:r w:rsidR="00F91C90">
          <w:rPr>
            <w:rFonts w:ascii="Times New Roman" w:eastAsia="Times New Roman" w:hAnsi="Times New Roman" w:cs="Times New Roman"/>
            <w:sz w:val="24"/>
            <w:szCs w:val="24"/>
            <w:lang w:eastAsia="en-US"/>
          </w:rPr>
          <w:fldChar w:fldCharType="end"/>
        </w:r>
        <w:r w:rsidR="00F91C90">
          <w:rPr>
            <w:rFonts w:ascii="Times New Roman" w:eastAsia="Times New Roman" w:hAnsi="Times New Roman" w:cs="Times New Roman"/>
            <w:sz w:val="24"/>
            <w:szCs w:val="24"/>
            <w:lang w:eastAsia="en-US"/>
          </w:rPr>
          <w:t>.</w:t>
        </w:r>
      </w:ins>
    </w:p>
    <w:p w14:paraId="56BFF5C3" w14:textId="77777777" w:rsidR="00137238" w:rsidRPr="00137238" w:rsidRDefault="00137238" w:rsidP="00137238">
      <w:pPr>
        <w:pStyle w:val="ListParagraph"/>
        <w:numPr>
          <w:ilvl w:val="0"/>
          <w:numId w:val="2"/>
        </w:numPr>
        <w:spacing w:before="100" w:beforeAutospacing="1" w:after="100" w:afterAutospacing="1" w:line="240" w:lineRule="auto"/>
        <w:rPr>
          <w:ins w:id="960" w:author="Microsoft account" w:date="2023-03-16T13:35:00Z"/>
          <w:rFonts w:ascii="Times New Roman" w:eastAsia="Times New Roman" w:hAnsi="Times New Roman" w:cs="Times New Roman"/>
          <w:sz w:val="24"/>
          <w:szCs w:val="24"/>
          <w:lang w:eastAsia="en-US"/>
        </w:rPr>
      </w:pPr>
      <w:ins w:id="961" w:author="Microsoft account" w:date="2023-03-16T13:35:00Z">
        <w:r w:rsidRPr="00137238">
          <w:rPr>
            <w:rFonts w:ascii="Times New Roman" w:eastAsia="Times New Roman" w:hAnsi="Times New Roman" w:cs="Times New Roman"/>
            <w:sz w:val="24"/>
            <w:szCs w:val="24"/>
            <w:lang w:eastAsia="en-US"/>
          </w:rPr>
          <w:t xml:space="preserve">Karami, A., Shah, V., Vaezi, R., &amp; Bansal, A. (2020). Twitter speaks: A case of national disaster situational awareness. </w:t>
        </w:r>
        <w:r w:rsidRPr="00137238">
          <w:rPr>
            <w:rFonts w:ascii="Times New Roman" w:eastAsia="Times New Roman" w:hAnsi="Times New Roman" w:cs="Times New Roman"/>
            <w:i/>
            <w:iCs/>
            <w:sz w:val="24"/>
            <w:szCs w:val="24"/>
            <w:lang w:eastAsia="en-US"/>
          </w:rPr>
          <w:t>Journal of Information Science</w:t>
        </w:r>
        <w:r w:rsidRPr="00137238">
          <w:rPr>
            <w:rFonts w:ascii="Times New Roman" w:eastAsia="Times New Roman" w:hAnsi="Times New Roman" w:cs="Times New Roman"/>
            <w:sz w:val="24"/>
            <w:szCs w:val="24"/>
            <w:lang w:eastAsia="en-US"/>
          </w:rPr>
          <w:t xml:space="preserve">, </w:t>
        </w:r>
        <w:r w:rsidRPr="00137238">
          <w:rPr>
            <w:rFonts w:ascii="Times New Roman" w:eastAsia="Times New Roman" w:hAnsi="Times New Roman" w:cs="Times New Roman"/>
            <w:i/>
            <w:iCs/>
            <w:sz w:val="24"/>
            <w:szCs w:val="24"/>
            <w:lang w:eastAsia="en-US"/>
          </w:rPr>
          <w:t>46</w:t>
        </w:r>
        <w:r w:rsidRPr="00137238">
          <w:rPr>
            <w:rFonts w:ascii="Times New Roman" w:eastAsia="Times New Roman" w:hAnsi="Times New Roman" w:cs="Times New Roman"/>
            <w:sz w:val="24"/>
            <w:szCs w:val="24"/>
            <w:lang w:eastAsia="en-US"/>
          </w:rPr>
          <w:t>(3), 313–324. https://doi.org/10.1177/0165551519828620</w:t>
        </w:r>
      </w:ins>
    </w:p>
    <w:p w14:paraId="5CE447DC" w14:textId="6CE57809" w:rsidR="00F91C90" w:rsidRDefault="00F91C90" w:rsidP="00F91C90">
      <w:pPr>
        <w:pStyle w:val="NormalWeb"/>
        <w:numPr>
          <w:ilvl w:val="0"/>
          <w:numId w:val="2"/>
        </w:numPr>
        <w:rPr>
          <w:ins w:id="962" w:author="Microsoft account" w:date="2023-03-16T15:48:00Z"/>
        </w:rPr>
      </w:pPr>
      <w:ins w:id="963" w:author="Microsoft account" w:date="2023-03-16T10:26:00Z">
        <w:r>
          <w:t xml:space="preserve">Panagiotopoulos, P., Barnett, J., Bigdeli, A. Z., &amp; Sams, S. (2016). Social media in emergency management: Twitter as a tool for communicating risks to the public. </w:t>
        </w:r>
        <w:r>
          <w:rPr>
            <w:i/>
            <w:iCs/>
          </w:rPr>
          <w:t>Technological Forecasting and Social Change</w:t>
        </w:r>
        <w:r>
          <w:t xml:space="preserve">, </w:t>
        </w:r>
        <w:r>
          <w:rPr>
            <w:i/>
            <w:iCs/>
          </w:rPr>
          <w:t>111</w:t>
        </w:r>
        <w:r>
          <w:t xml:space="preserve">, 86–96. </w:t>
        </w:r>
      </w:ins>
      <w:ins w:id="964" w:author="Microsoft account" w:date="2023-03-16T15:48:00Z">
        <w:r w:rsidR="00E27411">
          <w:fldChar w:fldCharType="begin"/>
        </w:r>
        <w:r w:rsidR="00E27411">
          <w:instrText xml:space="preserve"> HYPERLINK "</w:instrText>
        </w:r>
      </w:ins>
      <w:ins w:id="965" w:author="Microsoft account" w:date="2023-03-16T10:26:00Z">
        <w:r w:rsidR="00E27411">
          <w:instrText>https://doi.org/10.1016/J.TECHFORE.2016.06.010</w:instrText>
        </w:r>
      </w:ins>
      <w:ins w:id="966" w:author="Microsoft account" w:date="2023-03-16T15:48:00Z">
        <w:r w:rsidR="00E27411">
          <w:instrText xml:space="preserve">" </w:instrText>
        </w:r>
        <w:r w:rsidR="00E27411">
          <w:fldChar w:fldCharType="separate"/>
        </w:r>
      </w:ins>
      <w:ins w:id="967" w:author="Microsoft account" w:date="2023-03-16T10:26:00Z">
        <w:r w:rsidR="00E27411" w:rsidRPr="005F07D1">
          <w:rPr>
            <w:rStyle w:val="Hyperlink"/>
          </w:rPr>
          <w:t>https://doi.org/10.1016/J.TECHFORE.2016.06.010</w:t>
        </w:r>
      </w:ins>
      <w:ins w:id="968" w:author="Microsoft account" w:date="2023-03-16T15:48:00Z">
        <w:r w:rsidR="00E27411">
          <w:fldChar w:fldCharType="end"/>
        </w:r>
      </w:ins>
    </w:p>
    <w:p w14:paraId="1ABBB837" w14:textId="77777777" w:rsidR="006A4F96" w:rsidRPr="006A4F96" w:rsidRDefault="006A4F96" w:rsidP="006A4F96">
      <w:pPr>
        <w:pStyle w:val="ListParagraph"/>
        <w:numPr>
          <w:ilvl w:val="0"/>
          <w:numId w:val="2"/>
        </w:numPr>
        <w:spacing w:before="100" w:beforeAutospacing="1" w:after="100" w:afterAutospacing="1" w:line="240" w:lineRule="auto"/>
        <w:rPr>
          <w:ins w:id="969" w:author="Microsoft account" w:date="2023-03-17T12:14:00Z"/>
          <w:rFonts w:ascii="Times New Roman" w:eastAsia="Times New Roman" w:hAnsi="Times New Roman" w:cs="Times New Roman"/>
          <w:sz w:val="24"/>
          <w:szCs w:val="24"/>
          <w:lang w:eastAsia="en-US"/>
        </w:rPr>
      </w:pPr>
      <w:ins w:id="970" w:author="Microsoft account" w:date="2023-03-17T12:14:00Z">
        <w:r w:rsidRPr="006A4F96">
          <w:rPr>
            <w:rFonts w:ascii="Times New Roman" w:eastAsia="Times New Roman" w:hAnsi="Times New Roman" w:cs="Times New Roman"/>
            <w:sz w:val="24"/>
            <w:szCs w:val="24"/>
            <w:lang w:eastAsia="en-US"/>
          </w:rPr>
          <w:t xml:space="preserve">Lal, P., Prakash, A., Kumar, A., Srivastava, P. K., Saikia, P., Pandey, A. C., Srivastava, P., &amp; Khan, M. L. (2020). Evaluating the 2018 extreme flood hazard events in Kerala, India. </w:t>
        </w:r>
        <w:r w:rsidRPr="006A4F96">
          <w:rPr>
            <w:rFonts w:ascii="Times New Roman" w:eastAsia="Times New Roman" w:hAnsi="Times New Roman" w:cs="Times New Roman"/>
            <w:i/>
            <w:iCs/>
            <w:sz w:val="24"/>
            <w:szCs w:val="24"/>
            <w:lang w:eastAsia="en-US"/>
          </w:rPr>
          <w:t>Remote Sensing Letters</w:t>
        </w:r>
        <w:r w:rsidRPr="006A4F96">
          <w:rPr>
            <w:rFonts w:ascii="Times New Roman" w:eastAsia="Times New Roman" w:hAnsi="Times New Roman" w:cs="Times New Roman"/>
            <w:sz w:val="24"/>
            <w:szCs w:val="24"/>
            <w:lang w:eastAsia="en-US"/>
          </w:rPr>
          <w:t xml:space="preserve">, </w:t>
        </w:r>
        <w:r w:rsidRPr="006A4F96">
          <w:rPr>
            <w:rFonts w:ascii="Times New Roman" w:eastAsia="Times New Roman" w:hAnsi="Times New Roman" w:cs="Times New Roman"/>
            <w:i/>
            <w:iCs/>
            <w:sz w:val="24"/>
            <w:szCs w:val="24"/>
            <w:lang w:eastAsia="en-US"/>
          </w:rPr>
          <w:t>11</w:t>
        </w:r>
        <w:r w:rsidRPr="006A4F96">
          <w:rPr>
            <w:rFonts w:ascii="Times New Roman" w:eastAsia="Times New Roman" w:hAnsi="Times New Roman" w:cs="Times New Roman"/>
            <w:sz w:val="24"/>
            <w:szCs w:val="24"/>
            <w:lang w:eastAsia="en-US"/>
          </w:rPr>
          <w:t>(5), 436–445. https://doi.org/10.1080/2150704X.2020.1730468</w:t>
        </w:r>
      </w:ins>
    </w:p>
    <w:p w14:paraId="74EC54FF" w14:textId="77777777" w:rsidR="00596DEA" w:rsidRPr="00596DEA" w:rsidRDefault="00596DEA" w:rsidP="00596DEA">
      <w:pPr>
        <w:pStyle w:val="ListParagraph"/>
        <w:numPr>
          <w:ilvl w:val="0"/>
          <w:numId w:val="2"/>
        </w:numPr>
        <w:spacing w:before="100" w:beforeAutospacing="1" w:after="100" w:afterAutospacing="1" w:line="240" w:lineRule="auto"/>
        <w:rPr>
          <w:ins w:id="971" w:author="Microsoft account" w:date="2023-03-16T16:24:00Z"/>
          <w:rFonts w:ascii="Times New Roman" w:eastAsia="Times New Roman" w:hAnsi="Times New Roman" w:cs="Times New Roman"/>
          <w:sz w:val="24"/>
          <w:szCs w:val="24"/>
          <w:lang w:eastAsia="en-US"/>
        </w:rPr>
      </w:pPr>
      <w:ins w:id="972" w:author="Microsoft account" w:date="2023-03-16T16:24:00Z">
        <w:r w:rsidRPr="00596DEA">
          <w:rPr>
            <w:rFonts w:ascii="Times New Roman" w:eastAsia="Times New Roman" w:hAnsi="Times New Roman" w:cs="Times New Roman"/>
            <w:sz w:val="24"/>
            <w:szCs w:val="24"/>
            <w:lang w:eastAsia="en-US"/>
          </w:rPr>
          <w:t xml:space="preserve">Rajiv Gandhi Institute. (2018). </w:t>
        </w:r>
        <w:r w:rsidRPr="00596DEA">
          <w:rPr>
            <w:rFonts w:ascii="Times New Roman" w:eastAsia="Times New Roman" w:hAnsi="Times New Roman" w:cs="Times New Roman"/>
            <w:i/>
            <w:iCs/>
            <w:sz w:val="24"/>
            <w:szCs w:val="24"/>
            <w:lang w:eastAsia="en-US"/>
          </w:rPr>
          <w:t>A Report on Kerala Flood 2018 – Disaster of the Century, Thiruvananthapuram, Kerala</w:t>
        </w:r>
        <w:r w:rsidRPr="00596DEA">
          <w:rPr>
            <w:rFonts w:ascii="Times New Roman" w:eastAsia="Times New Roman" w:hAnsi="Times New Roman" w:cs="Times New Roman"/>
            <w:sz w:val="24"/>
            <w:szCs w:val="24"/>
            <w:lang w:eastAsia="en-US"/>
          </w:rPr>
          <w:t>. https://sdma.kerala.gov.in/wp-content/uploads/2020/08/Rajeev-Gandhi-Centre-Kerala-flood-2018-The-disaster-of-the-century.pdf</w:t>
        </w:r>
      </w:ins>
    </w:p>
    <w:p w14:paraId="0302FFB0" w14:textId="3B6FD0A3" w:rsidR="00DF76D3" w:rsidRPr="00554C41" w:rsidDel="00DC44D3" w:rsidRDefault="00DF76D3">
      <w:pPr>
        <w:pBdr>
          <w:top w:val="nil"/>
          <w:left w:val="nil"/>
          <w:bottom w:val="nil"/>
          <w:right w:val="nil"/>
          <w:between w:val="nil"/>
        </w:pBdr>
        <w:spacing w:after="0" w:line="240" w:lineRule="auto"/>
        <w:ind w:left="360"/>
        <w:rPr>
          <w:del w:id="973" w:author="Microsoft account" w:date="2023-03-07T14:08:00Z"/>
          <w:rFonts w:ascii="Times New Roman" w:eastAsia="Times New Roman" w:hAnsi="Times New Roman" w:cs="Times New Roman"/>
          <w:i/>
          <w:color w:val="333333"/>
          <w:sz w:val="24"/>
          <w:szCs w:val="24"/>
          <w:highlight w:val="white"/>
          <w:rPrChange w:id="974" w:author="Microsoft account" w:date="2023-03-07T15:43:00Z">
            <w:rPr>
              <w:del w:id="975" w:author="Microsoft account" w:date="2023-03-07T14:08:00Z"/>
              <w:highlight w:val="white"/>
            </w:rPr>
          </w:rPrChange>
        </w:rPr>
        <w:pPrChange w:id="976" w:author="Microsoft account" w:date="2023-03-07T15:43:00Z">
          <w:pPr>
            <w:numPr>
              <w:numId w:val="2"/>
            </w:numPr>
            <w:pBdr>
              <w:top w:val="nil"/>
              <w:left w:val="nil"/>
              <w:bottom w:val="nil"/>
              <w:right w:val="nil"/>
              <w:between w:val="nil"/>
            </w:pBdr>
            <w:spacing w:after="0" w:line="240" w:lineRule="auto"/>
            <w:ind w:left="720" w:hanging="360"/>
          </w:pPr>
        </w:pPrChange>
      </w:pPr>
    </w:p>
    <w:p w14:paraId="160DD5A0" w14:textId="3874495F" w:rsidR="00475B8D" w:rsidDel="006E63D6" w:rsidRDefault="006C65A5" w:rsidP="001B6896">
      <w:pPr>
        <w:numPr>
          <w:ilvl w:val="0"/>
          <w:numId w:val="2"/>
        </w:numPr>
        <w:pBdr>
          <w:top w:val="nil"/>
          <w:left w:val="nil"/>
          <w:bottom w:val="nil"/>
          <w:right w:val="nil"/>
          <w:between w:val="nil"/>
        </w:pBdr>
        <w:spacing w:after="0" w:line="240" w:lineRule="auto"/>
        <w:rPr>
          <w:del w:id="977" w:author="Microsoft account" w:date="2023-03-17T11:36:00Z"/>
          <w:rFonts w:ascii="Times New Roman" w:eastAsia="Times New Roman" w:hAnsi="Times New Roman" w:cs="Times New Roman"/>
          <w:i/>
          <w:color w:val="333333"/>
          <w:sz w:val="24"/>
          <w:szCs w:val="24"/>
          <w:highlight w:val="white"/>
        </w:rPr>
      </w:pPr>
      <w:moveFromRangeStart w:id="978" w:author="Microsoft account" w:date="2023-03-16T15:37:00Z" w:name="move129873477"/>
      <w:moveFrom w:id="979" w:author="Microsoft account" w:date="2023-03-16T15:37:00Z">
        <w:r w:rsidRPr="00193701" w:rsidDel="00B66318">
          <w:rPr>
            <w:rFonts w:ascii="Times New Roman" w:eastAsia="Times New Roman" w:hAnsi="Times New Roman" w:cs="Times New Roman"/>
            <w:color w:val="333333"/>
            <w:sz w:val="24"/>
            <w:szCs w:val="24"/>
            <w:highlight w:val="white"/>
          </w:rPr>
          <w:lastRenderedPageBreak/>
          <w:t>J. Yin, A. Lampert., (2012) “Using Social Media to Enhance Emergency Situation Awareness,” </w:t>
        </w:r>
        <w:r w:rsidRPr="00F2754C" w:rsidDel="00B66318">
          <w:rPr>
            <w:rFonts w:ascii="Times New Roman" w:eastAsia="Times New Roman" w:hAnsi="Times New Roman" w:cs="Times New Roman"/>
            <w:i/>
            <w:color w:val="333333"/>
            <w:sz w:val="24"/>
            <w:szCs w:val="24"/>
          </w:rPr>
          <w:t>IEEE Intelligent Systems</w:t>
        </w:r>
        <w:r w:rsidRPr="006E63D6" w:rsidDel="00B66318">
          <w:rPr>
            <w:rFonts w:ascii="Times New Roman" w:eastAsia="Times New Roman" w:hAnsi="Times New Roman" w:cs="Times New Roman"/>
            <w:color w:val="333333"/>
            <w:sz w:val="24"/>
            <w:szCs w:val="24"/>
            <w:highlight w:val="white"/>
          </w:rPr>
          <w:t>, vol. 27, no. 6, pp. 52–59.</w:t>
        </w:r>
      </w:moveFrom>
      <w:moveFromRangeEnd w:id="978"/>
    </w:p>
    <w:p w14:paraId="2BC9151F" w14:textId="2755C138" w:rsidR="00475B8D" w:rsidRPr="006E63D6" w:rsidDel="00E27411" w:rsidRDefault="006C65A5" w:rsidP="001B6896">
      <w:pPr>
        <w:numPr>
          <w:ilvl w:val="0"/>
          <w:numId w:val="2"/>
        </w:numPr>
        <w:pBdr>
          <w:top w:val="nil"/>
          <w:left w:val="nil"/>
          <w:bottom w:val="nil"/>
          <w:right w:val="nil"/>
          <w:between w:val="nil"/>
        </w:pBdr>
        <w:spacing w:after="0" w:line="240" w:lineRule="auto"/>
        <w:rPr>
          <w:del w:id="980" w:author="Microsoft account" w:date="2023-03-16T15:48:00Z"/>
          <w:rFonts w:ascii="Times New Roman" w:eastAsia="Times New Roman" w:hAnsi="Times New Roman" w:cs="Times New Roman"/>
          <w:color w:val="333333"/>
          <w:sz w:val="24"/>
          <w:szCs w:val="24"/>
          <w:highlight w:val="white"/>
        </w:rPr>
      </w:pPr>
      <w:del w:id="981" w:author="Microsoft account" w:date="2023-03-16T15:48:00Z">
        <w:r w:rsidRPr="00193701" w:rsidDel="00E27411">
          <w:rPr>
            <w:rFonts w:ascii="Times New Roman" w:eastAsia="Times New Roman" w:hAnsi="Times New Roman" w:cs="Times New Roman"/>
            <w:color w:val="333333"/>
            <w:sz w:val="24"/>
            <w:szCs w:val="24"/>
            <w:highlight w:val="white"/>
          </w:rPr>
          <w:delText xml:space="preserve">Wang Yan, Taylor John E., (2017) “Tracking urban resilience to disasters: A mobility network-based approach,” </w:delText>
        </w:r>
        <w:r w:rsidRPr="006E63D6" w:rsidDel="00E27411">
          <w:rPr>
            <w:rFonts w:ascii="Times New Roman" w:eastAsia="Times New Roman" w:hAnsi="Times New Roman" w:cs="Times New Roman"/>
            <w:i/>
            <w:color w:val="333333"/>
            <w:sz w:val="24"/>
            <w:szCs w:val="24"/>
            <w:highlight w:val="white"/>
          </w:rPr>
          <w:delText>Proceedings of the International ISCRAM Conference</w:delText>
        </w:r>
        <w:r w:rsidRPr="006E63D6" w:rsidDel="00E27411">
          <w:rPr>
            <w:rFonts w:ascii="Times New Roman" w:eastAsia="Times New Roman" w:hAnsi="Times New Roman" w:cs="Times New Roman"/>
            <w:color w:val="333333"/>
            <w:sz w:val="24"/>
            <w:szCs w:val="24"/>
            <w:highlight w:val="white"/>
          </w:rPr>
          <w:delText>, vol. 2017-May, pp. 97-109.</w:delText>
        </w:r>
      </w:del>
    </w:p>
    <w:p w14:paraId="5C3C105D" w14:textId="7E9BA8D2" w:rsidR="00475B8D" w:rsidDel="00E27411" w:rsidRDefault="006C65A5">
      <w:pPr>
        <w:numPr>
          <w:ilvl w:val="0"/>
          <w:numId w:val="2"/>
        </w:numPr>
        <w:pBdr>
          <w:top w:val="nil"/>
          <w:left w:val="nil"/>
          <w:bottom w:val="nil"/>
          <w:right w:val="nil"/>
          <w:between w:val="nil"/>
        </w:pBdr>
        <w:spacing w:after="0" w:line="240" w:lineRule="auto"/>
        <w:rPr>
          <w:del w:id="982" w:author="Microsoft account" w:date="2023-03-16T15:48:00Z"/>
          <w:rFonts w:ascii="Times New Roman" w:eastAsia="Times New Roman" w:hAnsi="Times New Roman" w:cs="Times New Roman"/>
          <w:color w:val="333333"/>
          <w:sz w:val="24"/>
          <w:szCs w:val="24"/>
          <w:highlight w:val="white"/>
        </w:rPr>
      </w:pPr>
      <w:del w:id="983" w:author="Microsoft account" w:date="2023-03-16T15:48:00Z">
        <w:r w:rsidDel="00E27411">
          <w:rPr>
            <w:rFonts w:ascii="Times New Roman" w:eastAsia="Times New Roman" w:hAnsi="Times New Roman" w:cs="Times New Roman"/>
            <w:color w:val="333333"/>
            <w:sz w:val="24"/>
            <w:szCs w:val="24"/>
            <w:highlight w:val="white"/>
          </w:rPr>
          <w:delText>W. K. Chong and H. Naganathan., (2018) “Understanding Infrastructure Resiliency in Chennai, India Using Twitter’s Geotags and Texts: A Preliminary Study,” </w:delText>
        </w:r>
        <w:r w:rsidDel="00E27411">
          <w:rPr>
            <w:rFonts w:ascii="Times New Roman" w:eastAsia="Times New Roman" w:hAnsi="Times New Roman" w:cs="Times New Roman"/>
            <w:i/>
            <w:color w:val="333333"/>
            <w:sz w:val="24"/>
            <w:szCs w:val="24"/>
          </w:rPr>
          <w:delText>Engineering</w:delText>
        </w:r>
        <w:r w:rsidDel="00E27411">
          <w:rPr>
            <w:rFonts w:ascii="Times New Roman" w:eastAsia="Times New Roman" w:hAnsi="Times New Roman" w:cs="Times New Roman"/>
            <w:color w:val="333333"/>
            <w:sz w:val="24"/>
            <w:szCs w:val="24"/>
            <w:highlight w:val="white"/>
          </w:rPr>
          <w:delText>, vol. 4, no. 2, pp. 218–223.</w:delText>
        </w:r>
      </w:del>
    </w:p>
    <w:p w14:paraId="074CB248" w14:textId="1B42C0F4" w:rsidR="00475B8D" w:rsidDel="00E27411" w:rsidRDefault="006C65A5">
      <w:pPr>
        <w:numPr>
          <w:ilvl w:val="0"/>
          <w:numId w:val="2"/>
        </w:numPr>
        <w:pBdr>
          <w:top w:val="nil"/>
          <w:left w:val="nil"/>
          <w:bottom w:val="nil"/>
          <w:right w:val="nil"/>
          <w:between w:val="nil"/>
        </w:pBdr>
        <w:spacing w:after="0" w:line="240" w:lineRule="auto"/>
        <w:rPr>
          <w:del w:id="984" w:author="Microsoft account" w:date="2023-03-16T15:48:00Z"/>
          <w:rFonts w:ascii="Times New Roman" w:eastAsia="Times New Roman" w:hAnsi="Times New Roman" w:cs="Times New Roman"/>
          <w:color w:val="333333"/>
          <w:sz w:val="24"/>
          <w:szCs w:val="24"/>
          <w:highlight w:val="white"/>
        </w:rPr>
      </w:pPr>
      <w:del w:id="985" w:author="Microsoft account" w:date="2023-03-16T15:48:00Z">
        <w:r w:rsidDel="00E27411">
          <w:rPr>
            <w:rFonts w:ascii="Times New Roman" w:eastAsia="Times New Roman" w:hAnsi="Times New Roman" w:cs="Times New Roman"/>
            <w:color w:val="333333"/>
            <w:sz w:val="24"/>
            <w:szCs w:val="24"/>
            <w:highlight w:val="white"/>
          </w:rPr>
          <w:delText>Asadzadeh A, Kötter., (2017) “Operationalizing a concept: The systematic review of composite indicator building for measuring community disaster resilience,”</w:delText>
        </w:r>
        <w:r w:rsidDel="00E27411">
          <w:rPr>
            <w:rFonts w:ascii="Times New Roman" w:eastAsia="Times New Roman" w:hAnsi="Times New Roman" w:cs="Times New Roman"/>
            <w:i/>
            <w:color w:val="333333"/>
            <w:sz w:val="24"/>
            <w:szCs w:val="24"/>
            <w:highlight w:val="white"/>
          </w:rPr>
          <w:delText xml:space="preserve"> International Journal of Disaster Risk Reduction</w:delText>
        </w:r>
        <w:r w:rsidDel="00E27411">
          <w:rPr>
            <w:rFonts w:ascii="Times New Roman" w:eastAsia="Times New Roman" w:hAnsi="Times New Roman" w:cs="Times New Roman"/>
            <w:color w:val="333333"/>
            <w:sz w:val="24"/>
            <w:szCs w:val="24"/>
            <w:highlight w:val="white"/>
          </w:rPr>
          <w:delText xml:space="preserve">, vol.  25(September), pp. 147–162.    </w:delText>
        </w:r>
      </w:del>
    </w:p>
    <w:p w14:paraId="24601640" w14:textId="27896563" w:rsidR="00475B8D" w:rsidDel="00E27411" w:rsidRDefault="006C65A5">
      <w:pPr>
        <w:numPr>
          <w:ilvl w:val="0"/>
          <w:numId w:val="2"/>
        </w:numPr>
        <w:pBdr>
          <w:top w:val="nil"/>
          <w:left w:val="nil"/>
          <w:bottom w:val="nil"/>
          <w:right w:val="nil"/>
          <w:between w:val="nil"/>
        </w:pBdr>
        <w:spacing w:after="0" w:line="240" w:lineRule="auto"/>
        <w:rPr>
          <w:del w:id="986" w:author="Microsoft account" w:date="2023-03-16T15:48:00Z"/>
          <w:rFonts w:ascii="Times New Roman" w:eastAsia="Times New Roman" w:hAnsi="Times New Roman" w:cs="Times New Roman"/>
          <w:color w:val="333333"/>
          <w:sz w:val="24"/>
          <w:szCs w:val="24"/>
          <w:highlight w:val="white"/>
        </w:rPr>
      </w:pPr>
      <w:del w:id="987" w:author="Microsoft account" w:date="2023-03-16T15:48:00Z">
        <w:r w:rsidDel="00E27411">
          <w:rPr>
            <w:rFonts w:ascii="Times New Roman" w:eastAsia="Times New Roman" w:hAnsi="Times New Roman" w:cs="Times New Roman"/>
            <w:color w:val="333333"/>
            <w:sz w:val="24"/>
            <w:szCs w:val="24"/>
            <w:highlight w:val="white"/>
          </w:rPr>
          <w:delText xml:space="preserve">Parsons M, Glavac S., (2016) “Top-down assessment of disaster resilience: A conceptual framework using coping and adaptive capacities,” </w:delText>
        </w:r>
        <w:r w:rsidDel="00E27411">
          <w:rPr>
            <w:rFonts w:ascii="Times New Roman" w:eastAsia="Times New Roman" w:hAnsi="Times New Roman" w:cs="Times New Roman"/>
            <w:i/>
            <w:color w:val="333333"/>
            <w:sz w:val="24"/>
            <w:szCs w:val="24"/>
            <w:highlight w:val="white"/>
          </w:rPr>
          <w:delText xml:space="preserve">International Journal of Disaster Risk Reduction, </w:delText>
        </w:r>
        <w:r w:rsidDel="00E27411">
          <w:rPr>
            <w:rFonts w:ascii="Times New Roman" w:eastAsia="Times New Roman" w:hAnsi="Times New Roman" w:cs="Times New Roman"/>
            <w:color w:val="333333"/>
            <w:sz w:val="24"/>
            <w:szCs w:val="24"/>
            <w:highlight w:val="white"/>
          </w:rPr>
          <w:delText>vol.  19, pp. 1–11.</w:delText>
        </w:r>
      </w:del>
    </w:p>
    <w:p w14:paraId="15426188" w14:textId="605049F2" w:rsidR="00475B8D" w:rsidDel="00E27411" w:rsidRDefault="006C65A5">
      <w:pPr>
        <w:numPr>
          <w:ilvl w:val="0"/>
          <w:numId w:val="2"/>
        </w:numPr>
        <w:pBdr>
          <w:top w:val="nil"/>
          <w:left w:val="nil"/>
          <w:bottom w:val="nil"/>
          <w:right w:val="nil"/>
          <w:between w:val="nil"/>
        </w:pBdr>
        <w:spacing w:after="0" w:line="240" w:lineRule="auto"/>
        <w:rPr>
          <w:del w:id="988" w:author="Microsoft account" w:date="2023-03-16T15:48:00Z"/>
          <w:rFonts w:ascii="Times New Roman" w:eastAsia="Times New Roman" w:hAnsi="Times New Roman" w:cs="Times New Roman"/>
          <w:color w:val="333333"/>
          <w:sz w:val="24"/>
          <w:szCs w:val="24"/>
          <w:highlight w:val="white"/>
        </w:rPr>
      </w:pPr>
      <w:del w:id="989" w:author="Microsoft account" w:date="2023-03-16T15:48:00Z">
        <w:r w:rsidDel="00E27411">
          <w:rPr>
            <w:rFonts w:ascii="Times New Roman" w:eastAsia="Times New Roman" w:hAnsi="Times New Roman" w:cs="Times New Roman"/>
            <w:color w:val="333333"/>
            <w:sz w:val="24"/>
            <w:szCs w:val="24"/>
            <w:highlight w:val="white"/>
          </w:rPr>
          <w:delText>M. E. Keim, (2008) “Building Human Resilience,” </w:delText>
        </w:r>
        <w:r w:rsidDel="00E27411">
          <w:rPr>
            <w:rFonts w:ascii="Times New Roman" w:eastAsia="Times New Roman" w:hAnsi="Times New Roman" w:cs="Times New Roman"/>
            <w:i/>
            <w:color w:val="333333"/>
            <w:sz w:val="24"/>
            <w:szCs w:val="24"/>
          </w:rPr>
          <w:delText>American Journal of Preventive Medicine</w:delText>
        </w:r>
        <w:r w:rsidDel="00E27411">
          <w:rPr>
            <w:rFonts w:ascii="Times New Roman" w:eastAsia="Times New Roman" w:hAnsi="Times New Roman" w:cs="Times New Roman"/>
            <w:color w:val="333333"/>
            <w:sz w:val="24"/>
            <w:szCs w:val="24"/>
            <w:highlight w:val="white"/>
          </w:rPr>
          <w:delText>, vol. 35, no. 5, pp. 508–516.</w:delText>
        </w:r>
      </w:del>
    </w:p>
    <w:p w14:paraId="2EA44E70" w14:textId="39BFCC03" w:rsidR="00475B8D" w:rsidDel="00E27411" w:rsidRDefault="006C65A5">
      <w:pPr>
        <w:numPr>
          <w:ilvl w:val="0"/>
          <w:numId w:val="2"/>
        </w:numPr>
        <w:pBdr>
          <w:top w:val="nil"/>
          <w:left w:val="nil"/>
          <w:bottom w:val="nil"/>
          <w:right w:val="nil"/>
          <w:between w:val="nil"/>
        </w:pBdr>
        <w:spacing w:after="0" w:line="240" w:lineRule="auto"/>
        <w:rPr>
          <w:del w:id="990" w:author="Microsoft account" w:date="2023-03-16T15:48:00Z"/>
          <w:rFonts w:ascii="Times New Roman" w:eastAsia="Times New Roman" w:hAnsi="Times New Roman" w:cs="Times New Roman"/>
          <w:color w:val="333333"/>
          <w:sz w:val="24"/>
          <w:szCs w:val="24"/>
          <w:highlight w:val="white"/>
        </w:rPr>
      </w:pPr>
      <w:del w:id="991" w:author="Microsoft account" w:date="2023-03-16T15:48:00Z">
        <w:r w:rsidDel="00E27411">
          <w:rPr>
            <w:rFonts w:ascii="Times New Roman" w:eastAsia="Times New Roman" w:hAnsi="Times New Roman" w:cs="Times New Roman"/>
            <w:color w:val="333333"/>
            <w:sz w:val="24"/>
            <w:szCs w:val="24"/>
            <w:highlight w:val="white"/>
          </w:rPr>
          <w:delText>Reuter Christian, Marx Alexandra., (2011) “Social software as an infrastructure for crisis management-A case study about current practice and potential usage</w:delText>
        </w:r>
        <w:r w:rsidDel="00E27411">
          <w:rPr>
            <w:rFonts w:ascii="Times New Roman" w:eastAsia="Times New Roman" w:hAnsi="Times New Roman" w:cs="Times New Roman"/>
            <w:i/>
            <w:color w:val="333333"/>
            <w:sz w:val="24"/>
            <w:szCs w:val="24"/>
            <w:highlight w:val="white"/>
          </w:rPr>
          <w:delText>,” 8th International Conference on Information Systems for Crisis Response and Management</w:delText>
        </w:r>
        <w:r w:rsidDel="00E27411">
          <w:rPr>
            <w:rFonts w:ascii="Times New Roman" w:eastAsia="Times New Roman" w:hAnsi="Times New Roman" w:cs="Times New Roman"/>
            <w:color w:val="333333"/>
            <w:sz w:val="24"/>
            <w:szCs w:val="24"/>
            <w:highlight w:val="white"/>
          </w:rPr>
          <w:delText>, pp. 1-10.</w:delText>
        </w:r>
      </w:del>
    </w:p>
    <w:p w14:paraId="7061E2B8" w14:textId="319C28AF" w:rsidR="00475B8D" w:rsidDel="00E27411" w:rsidRDefault="006C65A5">
      <w:pPr>
        <w:numPr>
          <w:ilvl w:val="0"/>
          <w:numId w:val="2"/>
        </w:numPr>
        <w:pBdr>
          <w:top w:val="nil"/>
          <w:left w:val="nil"/>
          <w:bottom w:val="nil"/>
          <w:right w:val="nil"/>
          <w:between w:val="nil"/>
        </w:pBdr>
        <w:spacing w:after="0" w:line="240" w:lineRule="auto"/>
        <w:rPr>
          <w:del w:id="992" w:author="Microsoft account" w:date="2023-03-16T15:48:00Z"/>
          <w:rFonts w:ascii="Times New Roman" w:eastAsia="Times New Roman" w:hAnsi="Times New Roman" w:cs="Times New Roman"/>
          <w:color w:val="333333"/>
          <w:sz w:val="24"/>
          <w:szCs w:val="24"/>
          <w:highlight w:val="white"/>
        </w:rPr>
      </w:pPr>
      <w:del w:id="993" w:author="Microsoft account" w:date="2023-03-16T15:48:00Z">
        <w:r w:rsidDel="00E27411">
          <w:rPr>
            <w:rFonts w:ascii="Times New Roman" w:eastAsia="Times New Roman" w:hAnsi="Times New Roman" w:cs="Times New Roman"/>
            <w:color w:val="333333"/>
            <w:sz w:val="24"/>
            <w:szCs w:val="24"/>
            <w:highlight w:val="white"/>
          </w:rPr>
          <w:delText>Q. Wang and J. E. Taylor., (2016) “Process Map for Urban-Human Mobility and Civil Infrastructure Data Collection Using Geosocial Networking Platforms,” </w:delText>
        </w:r>
        <w:r w:rsidDel="00E27411">
          <w:rPr>
            <w:rFonts w:ascii="Times New Roman" w:eastAsia="Times New Roman" w:hAnsi="Times New Roman" w:cs="Times New Roman"/>
            <w:i/>
            <w:color w:val="333333"/>
            <w:sz w:val="24"/>
            <w:szCs w:val="24"/>
          </w:rPr>
          <w:delText>Journal of Computing in Civil Engineering</w:delText>
        </w:r>
        <w:r w:rsidDel="00E27411">
          <w:rPr>
            <w:rFonts w:ascii="Times New Roman" w:eastAsia="Times New Roman" w:hAnsi="Times New Roman" w:cs="Times New Roman"/>
            <w:color w:val="333333"/>
            <w:sz w:val="24"/>
            <w:szCs w:val="24"/>
            <w:highlight w:val="white"/>
          </w:rPr>
          <w:delText>, vol. 30, no. 2, pp. 04015004-1.</w:delText>
        </w:r>
      </w:del>
    </w:p>
    <w:p w14:paraId="7643AA58" w14:textId="6398B09B" w:rsidR="00475B8D" w:rsidDel="00E27411" w:rsidRDefault="006C65A5">
      <w:pPr>
        <w:numPr>
          <w:ilvl w:val="0"/>
          <w:numId w:val="2"/>
        </w:numPr>
        <w:pBdr>
          <w:top w:val="nil"/>
          <w:left w:val="nil"/>
          <w:bottom w:val="nil"/>
          <w:right w:val="nil"/>
          <w:between w:val="nil"/>
        </w:pBdr>
        <w:spacing w:after="0" w:line="240" w:lineRule="auto"/>
        <w:rPr>
          <w:del w:id="994" w:author="Microsoft account" w:date="2023-03-16T15:48:00Z"/>
          <w:rFonts w:ascii="Times New Roman" w:eastAsia="Times New Roman" w:hAnsi="Times New Roman" w:cs="Times New Roman"/>
          <w:color w:val="333333"/>
          <w:sz w:val="24"/>
          <w:szCs w:val="24"/>
          <w:highlight w:val="white"/>
        </w:rPr>
      </w:pPr>
      <w:del w:id="995" w:author="Microsoft account" w:date="2023-03-16T15:48:00Z">
        <w:r w:rsidDel="00E27411">
          <w:rPr>
            <w:rFonts w:ascii="Times New Roman" w:eastAsia="Times New Roman" w:hAnsi="Times New Roman" w:cs="Times New Roman"/>
            <w:color w:val="333333"/>
            <w:sz w:val="24"/>
            <w:szCs w:val="24"/>
            <w:highlight w:val="white"/>
          </w:rPr>
          <w:delText xml:space="preserve">Zhou L, Wu X (2018) “Emergency decision making for natural disasters: An overview,” </w:delText>
        </w:r>
        <w:r w:rsidDel="00E27411">
          <w:rPr>
            <w:rFonts w:ascii="Times New Roman" w:eastAsia="Times New Roman" w:hAnsi="Times New Roman" w:cs="Times New Roman"/>
            <w:i/>
            <w:color w:val="333333"/>
            <w:sz w:val="24"/>
            <w:szCs w:val="24"/>
            <w:highlight w:val="white"/>
          </w:rPr>
          <w:delText>International Journal of Disaster Risk Reduction</w:delText>
        </w:r>
        <w:r w:rsidDel="00E27411">
          <w:rPr>
            <w:rFonts w:ascii="Times New Roman" w:eastAsia="Times New Roman" w:hAnsi="Times New Roman" w:cs="Times New Roman"/>
            <w:color w:val="333333"/>
            <w:sz w:val="24"/>
            <w:szCs w:val="24"/>
            <w:highlight w:val="white"/>
          </w:rPr>
          <w:delText xml:space="preserve">, vol. 27(September), pp. 567–576. </w:delText>
        </w:r>
      </w:del>
    </w:p>
    <w:p w14:paraId="1CEAFBC4" w14:textId="1240E8F7" w:rsidR="00475B8D" w:rsidDel="00E27411" w:rsidRDefault="006C65A5">
      <w:pPr>
        <w:numPr>
          <w:ilvl w:val="0"/>
          <w:numId w:val="2"/>
        </w:numPr>
        <w:pBdr>
          <w:top w:val="nil"/>
          <w:left w:val="nil"/>
          <w:bottom w:val="nil"/>
          <w:right w:val="nil"/>
          <w:between w:val="nil"/>
        </w:pBdr>
        <w:spacing w:after="0" w:line="240" w:lineRule="auto"/>
        <w:rPr>
          <w:del w:id="996" w:author="Microsoft account" w:date="2023-03-16T15:48:00Z"/>
          <w:rFonts w:ascii="Times New Roman" w:eastAsia="Times New Roman" w:hAnsi="Times New Roman" w:cs="Times New Roman"/>
          <w:color w:val="333333"/>
          <w:sz w:val="24"/>
          <w:szCs w:val="24"/>
          <w:highlight w:val="white"/>
        </w:rPr>
      </w:pPr>
      <w:del w:id="997" w:author="Microsoft account" w:date="2023-03-16T15:48:00Z">
        <w:r w:rsidDel="00E27411">
          <w:rPr>
            <w:rFonts w:ascii="Times New Roman" w:eastAsia="Times New Roman" w:hAnsi="Times New Roman" w:cs="Times New Roman"/>
            <w:color w:val="333333"/>
            <w:sz w:val="24"/>
            <w:szCs w:val="24"/>
            <w:highlight w:val="white"/>
          </w:rPr>
          <w:delText>Mohamadi A, Yaghoubi S., (2017) “A bi-objective stochastic model for emergency medical services network design with backup services for disasters under disruptions: An earthquake case study,”</w:delText>
        </w:r>
        <w:r w:rsidDel="00E27411">
          <w:rPr>
            <w:rFonts w:ascii="Times New Roman" w:eastAsia="Times New Roman" w:hAnsi="Times New Roman" w:cs="Times New Roman"/>
            <w:i/>
            <w:color w:val="333333"/>
            <w:sz w:val="24"/>
            <w:szCs w:val="24"/>
            <w:highlight w:val="white"/>
          </w:rPr>
          <w:delText xml:space="preserve"> International Journal of Disaster Risk Reduction, </w:delText>
        </w:r>
        <w:r w:rsidDel="00E27411">
          <w:rPr>
            <w:rFonts w:ascii="Times New Roman" w:eastAsia="Times New Roman" w:hAnsi="Times New Roman" w:cs="Times New Roman"/>
            <w:color w:val="333333"/>
            <w:sz w:val="24"/>
            <w:szCs w:val="24"/>
            <w:highlight w:val="white"/>
          </w:rPr>
          <w:delText xml:space="preserve">vol.  23, pp. 204–217. </w:delText>
        </w:r>
      </w:del>
    </w:p>
    <w:p w14:paraId="7DC9432D" w14:textId="12ECC45F" w:rsidR="00475B8D" w:rsidDel="00E27411" w:rsidRDefault="006C65A5">
      <w:pPr>
        <w:numPr>
          <w:ilvl w:val="0"/>
          <w:numId w:val="2"/>
        </w:numPr>
        <w:pBdr>
          <w:top w:val="nil"/>
          <w:left w:val="nil"/>
          <w:bottom w:val="nil"/>
          <w:right w:val="nil"/>
          <w:between w:val="nil"/>
        </w:pBdr>
        <w:spacing w:after="0" w:line="240" w:lineRule="auto"/>
        <w:rPr>
          <w:del w:id="998" w:author="Microsoft account" w:date="2023-03-16T15:48:00Z"/>
          <w:rFonts w:ascii="Times New Roman" w:eastAsia="Times New Roman" w:hAnsi="Times New Roman" w:cs="Times New Roman"/>
          <w:color w:val="333333"/>
          <w:sz w:val="24"/>
          <w:szCs w:val="24"/>
          <w:highlight w:val="white"/>
        </w:rPr>
      </w:pPr>
      <w:del w:id="999" w:author="Microsoft account" w:date="2023-03-16T15:48:00Z">
        <w:r w:rsidDel="00E27411">
          <w:rPr>
            <w:rFonts w:ascii="Times New Roman" w:eastAsia="Times New Roman" w:hAnsi="Times New Roman" w:cs="Times New Roman"/>
            <w:color w:val="333333"/>
            <w:sz w:val="24"/>
            <w:szCs w:val="24"/>
            <w:highlight w:val="white"/>
          </w:rPr>
          <w:delText>E. Dandrea, P. Ducange., (2015) “Real-Time Detection of Traffic From Twitter Stream Analysis,” </w:delText>
        </w:r>
        <w:r w:rsidDel="00E27411">
          <w:rPr>
            <w:rFonts w:ascii="Times New Roman" w:eastAsia="Times New Roman" w:hAnsi="Times New Roman" w:cs="Times New Roman"/>
            <w:i/>
            <w:color w:val="333333"/>
            <w:sz w:val="24"/>
            <w:szCs w:val="24"/>
          </w:rPr>
          <w:delText>IEEE Transactions on Intelligent Transportation Systems</w:delText>
        </w:r>
        <w:r w:rsidDel="00E27411">
          <w:rPr>
            <w:rFonts w:ascii="Times New Roman" w:eastAsia="Times New Roman" w:hAnsi="Times New Roman" w:cs="Times New Roman"/>
            <w:color w:val="333333"/>
            <w:sz w:val="24"/>
            <w:szCs w:val="24"/>
            <w:highlight w:val="white"/>
          </w:rPr>
          <w:delText>, vol. 16, no. 4, pp. 2269–2283.</w:delText>
        </w:r>
      </w:del>
    </w:p>
    <w:p w14:paraId="2D22FF4C" w14:textId="5225503E" w:rsidR="00475B8D" w:rsidDel="00E27411" w:rsidRDefault="006C65A5">
      <w:pPr>
        <w:numPr>
          <w:ilvl w:val="0"/>
          <w:numId w:val="2"/>
        </w:numPr>
        <w:pBdr>
          <w:top w:val="nil"/>
          <w:left w:val="nil"/>
          <w:bottom w:val="nil"/>
          <w:right w:val="nil"/>
          <w:between w:val="nil"/>
        </w:pBdr>
        <w:spacing w:after="0" w:line="240" w:lineRule="auto"/>
        <w:jc w:val="both"/>
        <w:rPr>
          <w:del w:id="1000" w:author="Microsoft account" w:date="2023-03-16T15:48:00Z"/>
          <w:rFonts w:ascii="Times New Roman" w:eastAsia="Times New Roman" w:hAnsi="Times New Roman" w:cs="Times New Roman"/>
          <w:color w:val="333333"/>
          <w:sz w:val="24"/>
          <w:szCs w:val="24"/>
          <w:highlight w:val="white"/>
        </w:rPr>
      </w:pPr>
      <w:del w:id="1001" w:author="Microsoft account" w:date="2023-03-16T15:48:00Z">
        <w:r w:rsidDel="00E27411">
          <w:rPr>
            <w:rFonts w:ascii="Times New Roman" w:eastAsia="Times New Roman" w:hAnsi="Times New Roman" w:cs="Times New Roman"/>
            <w:color w:val="333333"/>
            <w:sz w:val="24"/>
            <w:szCs w:val="24"/>
            <w:highlight w:val="white"/>
          </w:rPr>
          <w:delText xml:space="preserve">Kankanamge N, Yigitcanlar T., (2020) “How engaging are disaster management related social media channels? The case of Australian state emergency organisations,” </w:delText>
        </w:r>
        <w:r w:rsidDel="00E27411">
          <w:rPr>
            <w:rFonts w:ascii="Times New Roman" w:eastAsia="Times New Roman" w:hAnsi="Times New Roman" w:cs="Times New Roman"/>
            <w:i/>
            <w:color w:val="333333"/>
            <w:sz w:val="24"/>
            <w:szCs w:val="24"/>
            <w:highlight w:val="white"/>
          </w:rPr>
          <w:delText>International Journal of Disaster Risk Reduction</w:delText>
        </w:r>
        <w:r w:rsidDel="00E27411">
          <w:rPr>
            <w:rFonts w:ascii="Times New Roman" w:eastAsia="Times New Roman" w:hAnsi="Times New Roman" w:cs="Times New Roman"/>
            <w:color w:val="333333"/>
            <w:sz w:val="24"/>
            <w:szCs w:val="24"/>
            <w:highlight w:val="white"/>
          </w:rPr>
          <w:delText>, vol.  48(March).</w:delText>
        </w:r>
      </w:del>
    </w:p>
    <w:p w14:paraId="32A8DA75" w14:textId="73E94177" w:rsidR="00475B8D" w:rsidDel="00E27411" w:rsidRDefault="006C65A5">
      <w:pPr>
        <w:numPr>
          <w:ilvl w:val="0"/>
          <w:numId w:val="2"/>
        </w:numPr>
        <w:pBdr>
          <w:top w:val="nil"/>
          <w:left w:val="nil"/>
          <w:bottom w:val="nil"/>
          <w:right w:val="nil"/>
          <w:between w:val="nil"/>
        </w:pBdr>
        <w:spacing w:after="0" w:line="240" w:lineRule="auto"/>
        <w:rPr>
          <w:del w:id="1002" w:author="Microsoft account" w:date="2023-03-16T15:48:00Z"/>
          <w:rFonts w:ascii="Times New Roman" w:eastAsia="Times New Roman" w:hAnsi="Times New Roman" w:cs="Times New Roman"/>
          <w:color w:val="333333"/>
          <w:sz w:val="24"/>
          <w:szCs w:val="24"/>
          <w:highlight w:val="white"/>
        </w:rPr>
      </w:pPr>
      <w:del w:id="1003" w:author="Microsoft account" w:date="2023-03-16T15:48:00Z">
        <w:r w:rsidDel="00E27411">
          <w:rPr>
            <w:rFonts w:ascii="Times New Roman" w:eastAsia="Times New Roman" w:hAnsi="Times New Roman" w:cs="Times New Roman"/>
            <w:color w:val="333333"/>
            <w:sz w:val="24"/>
            <w:szCs w:val="24"/>
            <w:highlight w:val="white"/>
          </w:rPr>
          <w:delText xml:space="preserve">F. Cheong, C. Cheong., (2011) “Social media data mining: A social network analysis of tweets during the 2010- 2011 Australian floods,” </w:delText>
        </w:r>
        <w:r w:rsidDel="00E27411">
          <w:rPr>
            <w:rFonts w:ascii="Times New Roman" w:eastAsia="Times New Roman" w:hAnsi="Times New Roman" w:cs="Times New Roman"/>
            <w:i/>
            <w:color w:val="333333"/>
            <w:sz w:val="24"/>
            <w:szCs w:val="24"/>
            <w:highlight w:val="white"/>
          </w:rPr>
          <w:delText>The Pacific Asia Conference on Information Systems</w:delText>
        </w:r>
        <w:r w:rsidDel="00E27411">
          <w:rPr>
            <w:rFonts w:ascii="Times New Roman" w:eastAsia="Times New Roman" w:hAnsi="Times New Roman" w:cs="Times New Roman"/>
            <w:color w:val="333333"/>
            <w:sz w:val="24"/>
            <w:szCs w:val="24"/>
            <w:highlight w:val="white"/>
          </w:rPr>
          <w:delText>, pp.  46–46.</w:delText>
        </w:r>
      </w:del>
    </w:p>
    <w:p w14:paraId="12D177CC" w14:textId="61EC9E7C" w:rsidR="00475B8D" w:rsidDel="00E27411" w:rsidRDefault="006C65A5">
      <w:pPr>
        <w:numPr>
          <w:ilvl w:val="0"/>
          <w:numId w:val="2"/>
        </w:numPr>
        <w:pBdr>
          <w:top w:val="nil"/>
          <w:left w:val="nil"/>
          <w:bottom w:val="nil"/>
          <w:right w:val="nil"/>
          <w:between w:val="nil"/>
        </w:pBdr>
        <w:spacing w:after="0" w:line="240" w:lineRule="auto"/>
        <w:rPr>
          <w:del w:id="1004" w:author="Microsoft account" w:date="2023-03-16T15:48:00Z"/>
          <w:rFonts w:ascii="Times New Roman" w:eastAsia="Times New Roman" w:hAnsi="Times New Roman" w:cs="Times New Roman"/>
          <w:color w:val="333333"/>
          <w:sz w:val="24"/>
          <w:szCs w:val="24"/>
          <w:highlight w:val="white"/>
        </w:rPr>
      </w:pPr>
      <w:del w:id="1005" w:author="Microsoft account" w:date="2023-03-16T15:48:00Z">
        <w:r w:rsidDel="00E27411">
          <w:rPr>
            <w:rFonts w:ascii="Times New Roman" w:eastAsia="Times New Roman" w:hAnsi="Times New Roman" w:cs="Times New Roman"/>
            <w:color w:val="333333"/>
            <w:sz w:val="24"/>
            <w:szCs w:val="24"/>
            <w:highlight w:val="white"/>
          </w:rPr>
          <w:delText>S. Kumar, G. Barbier., (2011) “Tweet Tracker: an analysis tool for humanitarian and disaster relief</w:delText>
        </w:r>
        <w:r w:rsidDel="00E27411">
          <w:rPr>
            <w:rFonts w:ascii="Times New Roman" w:eastAsia="Times New Roman" w:hAnsi="Times New Roman" w:cs="Times New Roman"/>
            <w:i/>
            <w:color w:val="000000"/>
            <w:sz w:val="24"/>
            <w:szCs w:val="24"/>
          </w:rPr>
          <w:delText xml:space="preserve">,” International Association for the Advancement of Artificial Intelligence. </w:delText>
        </w:r>
      </w:del>
    </w:p>
    <w:p w14:paraId="08ED96EB" w14:textId="143F0DF9" w:rsidR="00475B8D" w:rsidDel="00E27411" w:rsidRDefault="006C65A5">
      <w:pPr>
        <w:numPr>
          <w:ilvl w:val="0"/>
          <w:numId w:val="2"/>
        </w:numPr>
        <w:pBdr>
          <w:top w:val="nil"/>
          <w:left w:val="nil"/>
          <w:bottom w:val="nil"/>
          <w:right w:val="nil"/>
          <w:between w:val="nil"/>
        </w:pBdr>
        <w:spacing w:after="0" w:line="240" w:lineRule="auto"/>
        <w:rPr>
          <w:del w:id="1006" w:author="Microsoft account" w:date="2023-03-16T15:48:00Z"/>
          <w:rFonts w:ascii="Times New Roman" w:eastAsia="Times New Roman" w:hAnsi="Times New Roman" w:cs="Times New Roman"/>
          <w:i/>
          <w:color w:val="000000"/>
          <w:sz w:val="24"/>
          <w:szCs w:val="24"/>
        </w:rPr>
      </w:pPr>
      <w:del w:id="1007" w:author="Microsoft account" w:date="2023-03-16T15:48:00Z">
        <w:r w:rsidDel="00E27411">
          <w:rPr>
            <w:rFonts w:ascii="Times New Roman" w:eastAsia="Times New Roman" w:hAnsi="Times New Roman" w:cs="Times New Roman"/>
            <w:color w:val="333333"/>
            <w:sz w:val="24"/>
            <w:szCs w:val="24"/>
            <w:highlight w:val="white"/>
          </w:rPr>
          <w:delText xml:space="preserve">B. Mandel, A. Culotta., (2012) “A demographic analysis of online sentiment during Hurricane Irene,” </w:delText>
        </w:r>
        <w:r w:rsidDel="00E27411">
          <w:rPr>
            <w:rFonts w:ascii="Times New Roman" w:eastAsia="Times New Roman" w:hAnsi="Times New Roman" w:cs="Times New Roman"/>
            <w:i/>
            <w:color w:val="000000"/>
            <w:sz w:val="24"/>
            <w:szCs w:val="24"/>
          </w:rPr>
          <w:delText xml:space="preserve">North American Chapter of the Association for Computational Linguistics, </w:delText>
        </w:r>
        <w:r w:rsidDel="00E27411">
          <w:rPr>
            <w:rFonts w:ascii="Times New Roman" w:eastAsia="Times New Roman" w:hAnsi="Times New Roman" w:cs="Times New Roman"/>
            <w:color w:val="000000"/>
            <w:sz w:val="24"/>
            <w:szCs w:val="24"/>
          </w:rPr>
          <w:delText>pp. 27-36.</w:delText>
        </w:r>
      </w:del>
    </w:p>
    <w:p w14:paraId="1DC365A1" w14:textId="1BE8BF8A" w:rsidR="00475B8D" w:rsidDel="00E27411" w:rsidRDefault="006C65A5">
      <w:pPr>
        <w:numPr>
          <w:ilvl w:val="0"/>
          <w:numId w:val="2"/>
        </w:numPr>
        <w:pBdr>
          <w:top w:val="nil"/>
          <w:left w:val="nil"/>
          <w:bottom w:val="nil"/>
          <w:right w:val="nil"/>
          <w:between w:val="nil"/>
        </w:pBdr>
        <w:spacing w:after="0" w:line="240" w:lineRule="auto"/>
        <w:rPr>
          <w:del w:id="1008" w:author="Microsoft account" w:date="2023-03-16T15:48:00Z"/>
          <w:rFonts w:ascii="Times New Roman" w:eastAsia="Times New Roman" w:hAnsi="Times New Roman" w:cs="Times New Roman"/>
          <w:color w:val="333333"/>
          <w:sz w:val="24"/>
          <w:szCs w:val="24"/>
          <w:highlight w:val="white"/>
        </w:rPr>
      </w:pPr>
      <w:del w:id="1009" w:author="Microsoft account" w:date="2023-03-16T15:48:00Z">
        <w:r w:rsidDel="00E27411">
          <w:rPr>
            <w:rFonts w:ascii="Times New Roman" w:eastAsia="Times New Roman" w:hAnsi="Times New Roman" w:cs="Times New Roman"/>
            <w:color w:val="333333"/>
            <w:sz w:val="24"/>
            <w:szCs w:val="24"/>
            <w:highlight w:val="white"/>
          </w:rPr>
          <w:delText>S. Hiruta, T. Yonezawa., (2012) “Detection, classification and visualization of place-triggered geotagged tweets,” </w:delText>
        </w:r>
        <w:r w:rsidDel="00E27411">
          <w:rPr>
            <w:rFonts w:ascii="Times New Roman" w:eastAsia="Times New Roman" w:hAnsi="Times New Roman" w:cs="Times New Roman"/>
            <w:i/>
            <w:color w:val="333333"/>
            <w:sz w:val="24"/>
            <w:szCs w:val="24"/>
          </w:rPr>
          <w:delText>Proceedings of the 2012 ACM Conference on Ubiquitous Computing - UbiComp 12</w:delText>
        </w:r>
        <w:r w:rsidDel="00E27411">
          <w:rPr>
            <w:rFonts w:ascii="Times New Roman" w:eastAsia="Times New Roman" w:hAnsi="Times New Roman" w:cs="Times New Roman"/>
            <w:color w:val="333333"/>
            <w:sz w:val="24"/>
            <w:szCs w:val="24"/>
            <w:highlight w:val="white"/>
          </w:rPr>
          <w:delText>.</w:delText>
        </w:r>
      </w:del>
    </w:p>
    <w:p w14:paraId="6C1E8410" w14:textId="0B34CA35" w:rsidR="00475B8D" w:rsidDel="00E27411" w:rsidRDefault="006C65A5">
      <w:pPr>
        <w:numPr>
          <w:ilvl w:val="0"/>
          <w:numId w:val="2"/>
        </w:numPr>
        <w:pBdr>
          <w:top w:val="nil"/>
          <w:left w:val="nil"/>
          <w:bottom w:val="nil"/>
          <w:right w:val="nil"/>
          <w:between w:val="nil"/>
        </w:pBdr>
        <w:spacing w:after="0" w:line="240" w:lineRule="auto"/>
        <w:rPr>
          <w:del w:id="1010" w:author="Microsoft account" w:date="2023-03-16T15:48:00Z"/>
          <w:rFonts w:ascii="Times New Roman" w:eastAsia="Times New Roman" w:hAnsi="Times New Roman" w:cs="Times New Roman"/>
          <w:color w:val="333333"/>
          <w:sz w:val="24"/>
          <w:szCs w:val="24"/>
          <w:highlight w:val="white"/>
        </w:rPr>
      </w:pPr>
      <w:del w:id="1011" w:author="Microsoft account" w:date="2023-03-16T15:48:00Z">
        <w:r w:rsidDel="00E27411">
          <w:rPr>
            <w:rFonts w:ascii="Times New Roman" w:eastAsia="Times New Roman" w:hAnsi="Times New Roman" w:cs="Times New Roman"/>
            <w:color w:val="333333"/>
            <w:sz w:val="24"/>
            <w:szCs w:val="24"/>
            <w:highlight w:val="white"/>
          </w:rPr>
          <w:lastRenderedPageBreak/>
          <w:delText>Saroj A, Pal S., (2020). “Use of social media in crisis management: A survey,” International</w:delText>
        </w:r>
        <w:r w:rsidDel="00E27411">
          <w:rPr>
            <w:rFonts w:ascii="Times New Roman" w:eastAsia="Times New Roman" w:hAnsi="Times New Roman" w:cs="Times New Roman"/>
            <w:i/>
            <w:color w:val="333333"/>
            <w:sz w:val="24"/>
            <w:szCs w:val="24"/>
            <w:highlight w:val="white"/>
          </w:rPr>
          <w:delText xml:space="preserve"> Journal of Disaster Risk Reduction</w:delText>
        </w:r>
        <w:r w:rsidDel="00E27411">
          <w:rPr>
            <w:rFonts w:ascii="Times New Roman" w:eastAsia="Times New Roman" w:hAnsi="Times New Roman" w:cs="Times New Roman"/>
            <w:color w:val="333333"/>
            <w:sz w:val="24"/>
            <w:szCs w:val="24"/>
            <w:highlight w:val="white"/>
          </w:rPr>
          <w:delText>. Vol. 48.</w:delText>
        </w:r>
      </w:del>
    </w:p>
    <w:p w14:paraId="69BD4AF4" w14:textId="5225CFA2" w:rsidR="00475B8D" w:rsidDel="00E27411" w:rsidRDefault="006C65A5">
      <w:pPr>
        <w:numPr>
          <w:ilvl w:val="0"/>
          <w:numId w:val="2"/>
        </w:numPr>
        <w:pBdr>
          <w:top w:val="nil"/>
          <w:left w:val="nil"/>
          <w:bottom w:val="nil"/>
          <w:right w:val="nil"/>
          <w:between w:val="nil"/>
        </w:pBdr>
        <w:spacing w:after="0" w:line="240" w:lineRule="auto"/>
        <w:rPr>
          <w:del w:id="1012" w:author="Microsoft account" w:date="2023-03-16T15:48:00Z"/>
          <w:rFonts w:ascii="Times New Roman" w:eastAsia="Times New Roman" w:hAnsi="Times New Roman" w:cs="Times New Roman"/>
          <w:i/>
          <w:color w:val="333333"/>
          <w:sz w:val="24"/>
          <w:szCs w:val="24"/>
          <w:highlight w:val="white"/>
        </w:rPr>
      </w:pPr>
      <w:del w:id="1013" w:author="Microsoft account" w:date="2023-03-16T15:48:00Z">
        <w:r w:rsidDel="00E27411">
          <w:rPr>
            <w:rFonts w:ascii="Times New Roman" w:eastAsia="Times New Roman" w:hAnsi="Times New Roman" w:cs="Times New Roman"/>
            <w:color w:val="333333"/>
            <w:sz w:val="24"/>
            <w:szCs w:val="24"/>
            <w:highlight w:val="white"/>
          </w:rPr>
          <w:delText>Athanasia  Ntalla, Stavros Ponis T., (2015) “</w:delText>
        </w:r>
        <w:r w:rsidDel="00E27411">
          <w:rPr>
            <w:rFonts w:ascii="Times New Roman" w:eastAsia="Times New Roman" w:hAnsi="Times New Roman" w:cs="Times New Roman"/>
            <w:color w:val="000000"/>
            <w:sz w:val="24"/>
            <w:szCs w:val="24"/>
          </w:rPr>
          <w:delText xml:space="preserve">Twitter as an instrument for crisis response: The Typhoon Haiyan case study,” </w:delText>
        </w:r>
        <w:r w:rsidDel="00E27411">
          <w:rPr>
            <w:rFonts w:ascii="Times New Roman" w:eastAsia="Times New Roman" w:hAnsi="Times New Roman" w:cs="Times New Roman"/>
            <w:i/>
            <w:color w:val="000000"/>
            <w:sz w:val="24"/>
            <w:szCs w:val="24"/>
          </w:rPr>
          <w:delText xml:space="preserve">ISCRAM 2015 Conference Proceedings - 12th International Conference on Information Systems for Crisis Response and Management, </w:delText>
        </w:r>
        <w:r w:rsidDel="00E27411">
          <w:rPr>
            <w:rFonts w:ascii="Times New Roman" w:eastAsia="Times New Roman" w:hAnsi="Times New Roman" w:cs="Times New Roman"/>
            <w:color w:val="000000"/>
            <w:sz w:val="24"/>
            <w:szCs w:val="24"/>
          </w:rPr>
          <w:delText>vol. 2015-January.</w:delText>
        </w:r>
      </w:del>
    </w:p>
    <w:p w14:paraId="1DF15746" w14:textId="3CF2F6DA" w:rsidR="00475B8D" w:rsidDel="00E27411" w:rsidRDefault="006C65A5">
      <w:pPr>
        <w:numPr>
          <w:ilvl w:val="0"/>
          <w:numId w:val="2"/>
        </w:numPr>
        <w:pBdr>
          <w:top w:val="nil"/>
          <w:left w:val="nil"/>
          <w:bottom w:val="nil"/>
          <w:right w:val="nil"/>
          <w:between w:val="nil"/>
        </w:pBdr>
        <w:spacing w:after="0" w:line="240" w:lineRule="auto"/>
        <w:rPr>
          <w:del w:id="1014" w:author="Microsoft account" w:date="2023-03-16T15:48:00Z"/>
          <w:rFonts w:ascii="Times New Roman" w:eastAsia="Times New Roman" w:hAnsi="Times New Roman" w:cs="Times New Roman"/>
          <w:color w:val="333333"/>
          <w:sz w:val="24"/>
          <w:szCs w:val="24"/>
          <w:highlight w:val="white"/>
        </w:rPr>
      </w:pPr>
      <w:del w:id="1015" w:author="Microsoft account" w:date="2023-03-16T15:48:00Z">
        <w:r w:rsidDel="00E27411">
          <w:rPr>
            <w:rFonts w:ascii="Times New Roman" w:eastAsia="Times New Roman" w:hAnsi="Times New Roman" w:cs="Times New Roman"/>
            <w:color w:val="333333"/>
            <w:sz w:val="24"/>
            <w:szCs w:val="24"/>
            <w:highlight w:val="white"/>
          </w:rPr>
          <w:delText xml:space="preserve">P. Meier, C. Castillo., (2013) “Extracting information nuggets from disaster-related messages in social media,” </w:delText>
        </w:r>
        <w:r w:rsidDel="00E27411">
          <w:rPr>
            <w:rFonts w:ascii="Times New Roman" w:eastAsia="Times New Roman" w:hAnsi="Times New Roman" w:cs="Times New Roman"/>
            <w:i/>
            <w:color w:val="333333"/>
            <w:sz w:val="24"/>
            <w:szCs w:val="24"/>
            <w:highlight w:val="white"/>
          </w:rPr>
          <w:delText>10th International Conference on Information Systems for Crisis Response and Management</w:delText>
        </w:r>
        <w:r w:rsidDel="00E27411">
          <w:rPr>
            <w:rFonts w:ascii="Times New Roman" w:eastAsia="Times New Roman" w:hAnsi="Times New Roman" w:cs="Times New Roman"/>
            <w:color w:val="333333"/>
            <w:sz w:val="24"/>
            <w:szCs w:val="24"/>
            <w:highlight w:val="white"/>
          </w:rPr>
          <w:delText>.</w:delText>
        </w:r>
      </w:del>
    </w:p>
    <w:p w14:paraId="4EADC9BB" w14:textId="71746387" w:rsidR="00475B8D" w:rsidDel="00E27411" w:rsidRDefault="006C65A5">
      <w:pPr>
        <w:numPr>
          <w:ilvl w:val="0"/>
          <w:numId w:val="2"/>
        </w:numPr>
        <w:pBdr>
          <w:top w:val="nil"/>
          <w:left w:val="nil"/>
          <w:bottom w:val="nil"/>
          <w:right w:val="nil"/>
          <w:between w:val="nil"/>
        </w:pBdr>
        <w:spacing w:after="0" w:line="240" w:lineRule="auto"/>
        <w:rPr>
          <w:del w:id="1016" w:author="Microsoft account" w:date="2023-03-16T15:48:00Z"/>
          <w:rFonts w:ascii="Times New Roman" w:eastAsia="Times New Roman" w:hAnsi="Times New Roman" w:cs="Times New Roman"/>
          <w:color w:val="333333"/>
          <w:sz w:val="24"/>
          <w:szCs w:val="24"/>
          <w:highlight w:val="white"/>
        </w:rPr>
      </w:pPr>
      <w:del w:id="1017" w:author="Microsoft account" w:date="2023-03-16T15:48:00Z">
        <w:r w:rsidDel="00E27411">
          <w:rPr>
            <w:rFonts w:ascii="Times New Roman" w:eastAsia="Times New Roman" w:hAnsi="Times New Roman" w:cs="Times New Roman"/>
            <w:color w:val="333333"/>
            <w:sz w:val="24"/>
            <w:szCs w:val="24"/>
            <w:highlight w:val="white"/>
          </w:rPr>
          <w:delText>M. Imran, C. Castillo., (2014) “AIDR: Artiﬁcial intelligence for disaster response</w:delText>
        </w:r>
        <w:r w:rsidDel="00E27411">
          <w:rPr>
            <w:rFonts w:ascii="Times New Roman" w:eastAsia="Times New Roman" w:hAnsi="Times New Roman" w:cs="Times New Roman"/>
            <w:i/>
            <w:color w:val="333333"/>
            <w:sz w:val="24"/>
            <w:szCs w:val="24"/>
            <w:highlight w:val="white"/>
          </w:rPr>
          <w:delText>,” Proceedings of the 23rd International Conference on World Wide Web</w:delText>
        </w:r>
        <w:r w:rsidDel="00E27411">
          <w:rPr>
            <w:rFonts w:ascii="Times New Roman" w:eastAsia="Times New Roman" w:hAnsi="Times New Roman" w:cs="Times New Roman"/>
            <w:color w:val="333333"/>
            <w:sz w:val="24"/>
            <w:szCs w:val="24"/>
            <w:highlight w:val="white"/>
          </w:rPr>
          <w:delText xml:space="preserve">, pp. 159–162. </w:delText>
        </w:r>
      </w:del>
    </w:p>
    <w:p w14:paraId="7C20F8B3" w14:textId="44A8092A" w:rsidR="00475B8D" w:rsidDel="00E27411" w:rsidRDefault="006C65A5">
      <w:pPr>
        <w:numPr>
          <w:ilvl w:val="0"/>
          <w:numId w:val="2"/>
        </w:numPr>
        <w:pBdr>
          <w:top w:val="nil"/>
          <w:left w:val="nil"/>
          <w:bottom w:val="nil"/>
          <w:right w:val="nil"/>
          <w:between w:val="nil"/>
        </w:pBdr>
        <w:spacing w:after="0" w:line="240" w:lineRule="auto"/>
        <w:rPr>
          <w:del w:id="1018" w:author="Microsoft account" w:date="2023-03-16T15:48:00Z"/>
          <w:rFonts w:ascii="Times New Roman" w:eastAsia="Times New Roman" w:hAnsi="Times New Roman" w:cs="Times New Roman"/>
          <w:color w:val="333333"/>
          <w:sz w:val="24"/>
          <w:szCs w:val="24"/>
          <w:highlight w:val="white"/>
        </w:rPr>
      </w:pPr>
      <w:del w:id="1019" w:author="Microsoft account" w:date="2023-03-16T15:48:00Z">
        <w:r w:rsidDel="00E27411">
          <w:rPr>
            <w:rFonts w:ascii="Times New Roman" w:eastAsia="Times New Roman" w:hAnsi="Times New Roman" w:cs="Times New Roman"/>
            <w:color w:val="333333"/>
            <w:sz w:val="24"/>
            <w:szCs w:val="24"/>
            <w:highlight w:val="white"/>
          </w:rPr>
          <w:delText xml:space="preserve">J. D. Fraustino, B. Liu., (2012) “Social media use during disasters: a review of the knowledge base and gaps,” </w:delText>
        </w:r>
        <w:r w:rsidDel="00E27411">
          <w:rPr>
            <w:rFonts w:ascii="Times New Roman" w:eastAsia="Times New Roman" w:hAnsi="Times New Roman" w:cs="Times New Roman"/>
            <w:i/>
            <w:color w:val="333333"/>
            <w:sz w:val="24"/>
            <w:szCs w:val="24"/>
            <w:highlight w:val="white"/>
          </w:rPr>
          <w:delText>National Consortium for the study of Terrorism and Responses to Terrorism.</w:delText>
        </w:r>
      </w:del>
    </w:p>
    <w:p w14:paraId="17F1EF34" w14:textId="410AF923" w:rsidR="00475B8D" w:rsidDel="00E27411" w:rsidRDefault="006C65A5">
      <w:pPr>
        <w:numPr>
          <w:ilvl w:val="0"/>
          <w:numId w:val="2"/>
        </w:numPr>
        <w:pBdr>
          <w:top w:val="nil"/>
          <w:left w:val="nil"/>
          <w:bottom w:val="nil"/>
          <w:right w:val="nil"/>
          <w:between w:val="nil"/>
        </w:pBdr>
        <w:spacing w:after="0" w:line="240" w:lineRule="auto"/>
        <w:rPr>
          <w:del w:id="1020" w:author="Microsoft account" w:date="2023-03-16T15:48:00Z"/>
          <w:rFonts w:ascii="Times New Roman" w:eastAsia="Times New Roman" w:hAnsi="Times New Roman" w:cs="Times New Roman"/>
          <w:color w:val="333333"/>
          <w:sz w:val="24"/>
          <w:szCs w:val="24"/>
          <w:highlight w:val="white"/>
        </w:rPr>
      </w:pPr>
      <w:del w:id="1021" w:author="Microsoft account" w:date="2023-03-16T15:48:00Z">
        <w:r w:rsidDel="00E27411">
          <w:rPr>
            <w:rFonts w:ascii="Times New Roman" w:eastAsia="Times New Roman" w:hAnsi="Times New Roman" w:cs="Times New Roman"/>
            <w:color w:val="333333"/>
            <w:sz w:val="24"/>
            <w:szCs w:val="24"/>
            <w:highlight w:val="white"/>
          </w:rPr>
          <w:delText>Squicciarini A, Tapia A., (2017) “Sentiment analysis during Hurricane Sandy in emergency response,”</w:delText>
        </w:r>
        <w:r w:rsidDel="00E27411">
          <w:rPr>
            <w:rFonts w:ascii="Times New Roman" w:eastAsia="Times New Roman" w:hAnsi="Times New Roman" w:cs="Times New Roman"/>
            <w:i/>
            <w:color w:val="333333"/>
            <w:sz w:val="24"/>
            <w:szCs w:val="24"/>
            <w:highlight w:val="white"/>
          </w:rPr>
          <w:delText xml:space="preserve"> International Journal of Disaster Risk Reduction, </w:delText>
        </w:r>
        <w:r w:rsidDel="00E27411">
          <w:rPr>
            <w:rFonts w:ascii="Times New Roman" w:eastAsia="Times New Roman" w:hAnsi="Times New Roman" w:cs="Times New Roman"/>
            <w:color w:val="333333"/>
            <w:sz w:val="24"/>
            <w:szCs w:val="24"/>
            <w:highlight w:val="white"/>
          </w:rPr>
          <w:delText xml:space="preserve">vol.  21(December 2016), pp. 213–222. </w:delText>
        </w:r>
      </w:del>
    </w:p>
    <w:p w14:paraId="37726141" w14:textId="11E93843" w:rsidR="00475B8D" w:rsidDel="00E27411" w:rsidRDefault="006C65A5">
      <w:pPr>
        <w:numPr>
          <w:ilvl w:val="0"/>
          <w:numId w:val="2"/>
        </w:numPr>
        <w:pBdr>
          <w:top w:val="nil"/>
          <w:left w:val="nil"/>
          <w:bottom w:val="nil"/>
          <w:right w:val="nil"/>
          <w:between w:val="nil"/>
        </w:pBdr>
        <w:spacing w:after="0" w:line="240" w:lineRule="auto"/>
        <w:rPr>
          <w:del w:id="1022" w:author="Microsoft account" w:date="2023-03-16T15:48:00Z"/>
          <w:rFonts w:ascii="Times New Roman" w:eastAsia="Times New Roman" w:hAnsi="Times New Roman" w:cs="Times New Roman"/>
          <w:color w:val="333333"/>
          <w:sz w:val="24"/>
          <w:szCs w:val="24"/>
          <w:highlight w:val="white"/>
        </w:rPr>
      </w:pPr>
      <w:del w:id="1023" w:author="Microsoft account" w:date="2023-03-16T15:48:00Z">
        <w:r w:rsidDel="00E27411">
          <w:rPr>
            <w:rFonts w:ascii="Times New Roman" w:eastAsia="Times New Roman" w:hAnsi="Times New Roman" w:cs="Times New Roman"/>
            <w:color w:val="333333"/>
            <w:sz w:val="24"/>
            <w:szCs w:val="24"/>
            <w:highlight w:val="white"/>
          </w:rPr>
          <w:delText xml:space="preserve">N. Kanhabua and W. Nejdl., (2013) “Understanding the diversity of tweets in the time of outbreaks,” </w:delText>
        </w:r>
        <w:r w:rsidDel="00E27411">
          <w:rPr>
            <w:rFonts w:ascii="Times New Roman" w:eastAsia="Times New Roman" w:hAnsi="Times New Roman" w:cs="Times New Roman"/>
            <w:i/>
            <w:color w:val="333333"/>
            <w:sz w:val="24"/>
            <w:szCs w:val="24"/>
            <w:highlight w:val="white"/>
          </w:rPr>
          <w:delText xml:space="preserve">Proceedings of the 22nd International Conference, </w:delText>
        </w:r>
        <w:r w:rsidDel="00E27411">
          <w:rPr>
            <w:rFonts w:ascii="Times New Roman" w:eastAsia="Times New Roman" w:hAnsi="Times New Roman" w:cs="Times New Roman"/>
            <w:color w:val="333333"/>
            <w:sz w:val="24"/>
            <w:szCs w:val="24"/>
            <w:highlight w:val="white"/>
          </w:rPr>
          <w:delText xml:space="preserve">pp. 1335–1342. </w:delText>
        </w:r>
      </w:del>
    </w:p>
    <w:p w14:paraId="3A09B967" w14:textId="39749741" w:rsidR="00475B8D" w:rsidDel="00E27411" w:rsidRDefault="006C65A5">
      <w:pPr>
        <w:numPr>
          <w:ilvl w:val="0"/>
          <w:numId w:val="2"/>
        </w:numPr>
        <w:pBdr>
          <w:top w:val="nil"/>
          <w:left w:val="nil"/>
          <w:bottom w:val="nil"/>
          <w:right w:val="nil"/>
          <w:between w:val="nil"/>
        </w:pBdr>
        <w:spacing w:after="0" w:line="240" w:lineRule="auto"/>
        <w:rPr>
          <w:del w:id="1024" w:author="Microsoft account" w:date="2023-03-16T15:48:00Z"/>
          <w:rFonts w:ascii="Times New Roman" w:eastAsia="Times New Roman" w:hAnsi="Times New Roman" w:cs="Times New Roman"/>
          <w:color w:val="333333"/>
          <w:sz w:val="24"/>
          <w:szCs w:val="24"/>
          <w:highlight w:val="white"/>
        </w:rPr>
      </w:pPr>
      <w:del w:id="1025" w:author="Microsoft account" w:date="2023-03-16T15:48:00Z">
        <w:r w:rsidDel="00E27411">
          <w:rPr>
            <w:rFonts w:ascii="Times New Roman" w:eastAsia="Times New Roman" w:hAnsi="Times New Roman" w:cs="Times New Roman"/>
            <w:color w:val="333333"/>
            <w:sz w:val="24"/>
            <w:szCs w:val="24"/>
            <w:highlight w:val="white"/>
          </w:rPr>
          <w:delText>A. Olteanu, C. Castillo., (2014) “A lexicon for collecting and ﬁltering micro blogged communications in crises,”</w:delText>
        </w:r>
        <w:r w:rsidDel="00E27411">
          <w:rPr>
            <w:rFonts w:ascii="Times New Roman" w:eastAsia="Times New Roman" w:hAnsi="Times New Roman" w:cs="Times New Roman"/>
            <w:i/>
            <w:color w:val="000000"/>
            <w:sz w:val="24"/>
            <w:szCs w:val="24"/>
          </w:rPr>
          <w:delText xml:space="preserve"> International Association for the Advancement of Artificial Intelligence</w:delText>
        </w:r>
        <w:r w:rsidDel="00E27411">
          <w:rPr>
            <w:rFonts w:ascii="Times New Roman" w:eastAsia="Times New Roman" w:hAnsi="Times New Roman" w:cs="Times New Roman"/>
            <w:color w:val="333333"/>
            <w:sz w:val="24"/>
            <w:szCs w:val="24"/>
            <w:highlight w:val="white"/>
          </w:rPr>
          <w:delText>.</w:delText>
        </w:r>
      </w:del>
    </w:p>
    <w:p w14:paraId="221A8680" w14:textId="5A3B1626" w:rsidR="00475B8D" w:rsidDel="00E27411" w:rsidRDefault="006C65A5">
      <w:pPr>
        <w:numPr>
          <w:ilvl w:val="0"/>
          <w:numId w:val="2"/>
        </w:numPr>
        <w:pBdr>
          <w:top w:val="nil"/>
          <w:left w:val="nil"/>
          <w:bottom w:val="nil"/>
          <w:right w:val="nil"/>
          <w:between w:val="nil"/>
        </w:pBdr>
        <w:spacing w:after="0" w:line="240" w:lineRule="auto"/>
        <w:rPr>
          <w:del w:id="1026" w:author="Microsoft account" w:date="2023-03-16T15:48:00Z"/>
          <w:rFonts w:ascii="Times New Roman" w:eastAsia="Times New Roman" w:hAnsi="Times New Roman" w:cs="Times New Roman"/>
          <w:color w:val="333333"/>
          <w:sz w:val="24"/>
          <w:szCs w:val="24"/>
          <w:highlight w:val="white"/>
        </w:rPr>
      </w:pPr>
      <w:del w:id="1027" w:author="Microsoft account" w:date="2023-03-16T15:48:00Z">
        <w:r w:rsidDel="00E27411">
          <w:rPr>
            <w:rFonts w:ascii="Times New Roman" w:eastAsia="Times New Roman" w:hAnsi="Times New Roman" w:cs="Times New Roman"/>
            <w:color w:val="333333"/>
            <w:sz w:val="24"/>
            <w:szCs w:val="24"/>
            <w:highlight w:val="white"/>
          </w:rPr>
          <w:delText>Laban Maiyo, Norman Kerle., (2010) “collaborative post-disaster Damage Mapping via Geo Web Services,” </w:delText>
        </w:r>
        <w:r w:rsidDel="00E27411">
          <w:rPr>
            <w:rFonts w:ascii="Times New Roman" w:eastAsia="Times New Roman" w:hAnsi="Times New Roman" w:cs="Times New Roman"/>
            <w:i/>
            <w:color w:val="333333"/>
            <w:sz w:val="24"/>
            <w:szCs w:val="24"/>
          </w:rPr>
          <w:delText>Geographic Information and Cartography for Risk and Crisis Management</w:delText>
        </w:r>
        <w:r w:rsidDel="00E27411">
          <w:rPr>
            <w:rFonts w:ascii="Times New Roman" w:eastAsia="Times New Roman" w:hAnsi="Times New Roman" w:cs="Times New Roman"/>
            <w:color w:val="333333"/>
            <w:sz w:val="24"/>
            <w:szCs w:val="24"/>
            <w:highlight w:val="white"/>
          </w:rPr>
          <w:delText>.</w:delText>
        </w:r>
      </w:del>
    </w:p>
    <w:p w14:paraId="6EA6AD6C" w14:textId="559479F0" w:rsidR="00475B8D" w:rsidDel="006E63D6" w:rsidRDefault="006C65A5" w:rsidP="00193701">
      <w:pPr>
        <w:numPr>
          <w:ilvl w:val="0"/>
          <w:numId w:val="2"/>
        </w:numPr>
        <w:pBdr>
          <w:top w:val="nil"/>
          <w:left w:val="nil"/>
          <w:bottom w:val="nil"/>
          <w:right w:val="nil"/>
          <w:between w:val="nil"/>
        </w:pBdr>
        <w:spacing w:after="0" w:line="240" w:lineRule="auto"/>
        <w:rPr>
          <w:del w:id="1028" w:author="Microsoft account" w:date="2023-03-17T11:36:00Z"/>
          <w:rFonts w:ascii="Times New Roman" w:eastAsia="Times New Roman" w:hAnsi="Times New Roman" w:cs="Times New Roman"/>
          <w:color w:val="333333"/>
          <w:sz w:val="24"/>
          <w:szCs w:val="24"/>
          <w:highlight w:val="white"/>
        </w:rPr>
      </w:pPr>
      <w:del w:id="1029" w:author="Microsoft account" w:date="2023-03-16T15:48:00Z">
        <w:r w:rsidRPr="00193701" w:rsidDel="00E27411">
          <w:rPr>
            <w:rFonts w:ascii="Times New Roman" w:eastAsia="Times New Roman" w:hAnsi="Times New Roman" w:cs="Times New Roman"/>
            <w:color w:val="333333"/>
            <w:sz w:val="24"/>
            <w:szCs w:val="24"/>
            <w:highlight w:val="white"/>
          </w:rPr>
          <w:delText xml:space="preserve">Kamath R. S, Kamat R. K., (2018) “Time-series analysis and forecasting of rainfall at Idukki district, Kerala: Machine learning approach,” </w:delText>
        </w:r>
        <w:r w:rsidRPr="006E63D6" w:rsidDel="00E27411">
          <w:rPr>
            <w:rFonts w:ascii="Times New Roman" w:eastAsia="Times New Roman" w:hAnsi="Times New Roman" w:cs="Times New Roman"/>
            <w:i/>
            <w:color w:val="333333"/>
            <w:sz w:val="24"/>
            <w:szCs w:val="24"/>
            <w:highlight w:val="white"/>
          </w:rPr>
          <w:delText>Disaster Advances</w:delText>
        </w:r>
        <w:r w:rsidRPr="006E63D6" w:rsidDel="00E27411">
          <w:rPr>
            <w:rFonts w:ascii="Times New Roman" w:eastAsia="Times New Roman" w:hAnsi="Times New Roman" w:cs="Times New Roman"/>
            <w:color w:val="333333"/>
            <w:sz w:val="24"/>
            <w:szCs w:val="24"/>
            <w:highlight w:val="white"/>
          </w:rPr>
          <w:delText>, vol. 11(11), pp. 27–33.</w:delText>
        </w:r>
      </w:del>
    </w:p>
    <w:p w14:paraId="0B57E8AC" w14:textId="77777777" w:rsidR="00475B8D" w:rsidRPr="006E63D6" w:rsidRDefault="006C65A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Change w:id="1030" w:author="Microsoft account" w:date="2023-03-17T11:36:00Z">
          <w:pPr>
            <w:numPr>
              <w:numId w:val="2"/>
            </w:numPr>
            <w:pBdr>
              <w:top w:val="nil"/>
              <w:left w:val="nil"/>
              <w:bottom w:val="nil"/>
              <w:right w:val="nil"/>
              <w:between w:val="nil"/>
            </w:pBdr>
            <w:spacing w:line="240" w:lineRule="auto"/>
            <w:ind w:left="720" w:hanging="360"/>
          </w:pPr>
        </w:pPrChange>
      </w:pPr>
      <w:r w:rsidRPr="00193701">
        <w:rPr>
          <w:rFonts w:ascii="Times New Roman" w:eastAsia="Times New Roman" w:hAnsi="Times New Roman" w:cs="Times New Roman"/>
          <w:color w:val="333333"/>
          <w:sz w:val="24"/>
          <w:szCs w:val="24"/>
          <w:highlight w:val="white"/>
        </w:rPr>
        <w:t xml:space="preserve">“Floods and Landslides, August 2018,” </w:t>
      </w:r>
      <w:r w:rsidRPr="00F2754C">
        <w:rPr>
          <w:rFonts w:ascii="Times New Roman" w:eastAsia="Times New Roman" w:hAnsi="Times New Roman" w:cs="Times New Roman"/>
          <w:i/>
          <w:color w:val="333333"/>
          <w:sz w:val="24"/>
          <w:szCs w:val="24"/>
          <w:highlight w:val="white"/>
        </w:rPr>
        <w:t>Kerala, Post Disaster Needs Assessme</w:t>
      </w:r>
      <w:r w:rsidRPr="006E63D6">
        <w:rPr>
          <w:rFonts w:ascii="Times New Roman" w:eastAsia="Times New Roman" w:hAnsi="Times New Roman" w:cs="Times New Roman"/>
          <w:i/>
          <w:color w:val="333333"/>
          <w:sz w:val="24"/>
          <w:szCs w:val="24"/>
          <w:highlight w:val="white"/>
        </w:rPr>
        <w:t xml:space="preserve">nt, </w:t>
      </w:r>
      <w:r w:rsidRPr="006E63D6">
        <w:rPr>
          <w:rFonts w:ascii="Times New Roman" w:eastAsia="Times New Roman" w:hAnsi="Times New Roman" w:cs="Times New Roman"/>
          <w:color w:val="333333"/>
          <w:sz w:val="24"/>
          <w:szCs w:val="24"/>
          <w:highlight w:val="white"/>
        </w:rPr>
        <w:t>pp. 1-440.</w:t>
      </w:r>
    </w:p>
    <w:sectPr w:rsidR="00475B8D" w:rsidRPr="006E63D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Ruggiero Lovreglio" w:date="2023-02-04T20:19:00Z" w:initials="RL">
    <w:p w14:paraId="6D21592B" w14:textId="77777777" w:rsidR="004D5EF8" w:rsidRDefault="004D5EF8">
      <w:pPr>
        <w:pStyle w:val="CommentText"/>
      </w:pPr>
      <w:r>
        <w:rPr>
          <w:rStyle w:val="CommentReference"/>
        </w:rPr>
        <w:annotationRef/>
      </w:r>
      <w:r>
        <w:t>This section is pretty good. Please make sure you used all the most cited references on previous studies using social media data to investigate infrastructure and community during disasters.</w:t>
      </w:r>
    </w:p>
    <w:p w14:paraId="3366B9F0" w14:textId="77777777" w:rsidR="004D5EF8" w:rsidRDefault="004D5EF8">
      <w:pPr>
        <w:pStyle w:val="CommentText"/>
      </w:pPr>
    </w:p>
    <w:p w14:paraId="54E43756" w14:textId="77777777" w:rsidR="004D5EF8" w:rsidRDefault="004D5EF8" w:rsidP="002F0A01">
      <w:pPr>
        <w:pStyle w:val="CommentText"/>
      </w:pPr>
      <w:r>
        <w:t xml:space="preserve">The only paragraph which is not really clear in the second last. Please try to make it easy to read making the text simpler. </w:t>
      </w:r>
    </w:p>
  </w:comment>
  <w:comment w:id="67" w:author="Ruggiero Lovreglio" w:date="2023-02-04T20:09:00Z" w:initials="RL">
    <w:p w14:paraId="6DE5AEB3" w14:textId="77777777" w:rsidR="004D5EF8" w:rsidRDefault="004D5EF8" w:rsidP="002F0A01">
      <w:pPr>
        <w:pStyle w:val="CommentText"/>
      </w:pPr>
      <w:r>
        <w:rPr>
          <w:rStyle w:val="CommentReference"/>
        </w:rPr>
        <w:annotationRef/>
      </w:r>
      <w:r>
        <w:t>This is a ref from 2017 it is a bit old to say how many tweet are used today. Better integrating with a newer reference</w:t>
      </w:r>
    </w:p>
  </w:comment>
  <w:comment w:id="69" w:author="Ruggiero Lovreglio" w:date="2023-02-04T20:09:00Z" w:initials="RL">
    <w:p w14:paraId="5AE9D944" w14:textId="67255422" w:rsidR="004D5EF8" w:rsidRDefault="004D5EF8" w:rsidP="002F0A01">
      <w:pPr>
        <w:pStyle w:val="CommentText"/>
      </w:pPr>
      <w:r>
        <w:rPr>
          <w:rStyle w:val="CommentReference"/>
        </w:rPr>
        <w:annotationRef/>
      </w:r>
      <w:r>
        <w:t>Please add a good reference supporting this part</w:t>
      </w:r>
    </w:p>
  </w:comment>
  <w:comment w:id="71" w:author="Ruggiero Lovreglio" w:date="2023-02-04T20:13:00Z" w:initials="RL">
    <w:p w14:paraId="4031A5AE" w14:textId="77777777" w:rsidR="004D5EF8" w:rsidRDefault="004D5EF8" w:rsidP="002F0A01">
      <w:pPr>
        <w:pStyle w:val="CommentText"/>
      </w:pPr>
      <w:r>
        <w:rPr>
          <w:rStyle w:val="CommentReference"/>
        </w:rPr>
        <w:annotationRef/>
      </w:r>
      <w:r>
        <w:t>I am not sure what you are trying to say here. Please simplify</w:t>
      </w:r>
    </w:p>
  </w:comment>
  <w:comment w:id="79" w:author="Ruggiero Lovreglio" w:date="2023-02-04T20:14:00Z" w:initials="RL">
    <w:p w14:paraId="395DF1EA" w14:textId="77777777" w:rsidR="004D5EF8" w:rsidRDefault="004D5EF8" w:rsidP="002F0A01">
      <w:pPr>
        <w:pStyle w:val="CommentText"/>
      </w:pPr>
      <w:r>
        <w:rPr>
          <w:rStyle w:val="CommentReference"/>
        </w:rPr>
        <w:annotationRef/>
      </w:r>
      <w:r>
        <w:t>I do not understand how this is linked with the previous part. Please simplify.</w:t>
      </w:r>
    </w:p>
  </w:comment>
  <w:comment w:id="97" w:author="Ruggiero Lovreglio" w:date="2023-02-04T20:34:00Z" w:initials="RL">
    <w:p w14:paraId="09FCE4B0" w14:textId="77777777" w:rsidR="004D5EF8" w:rsidRDefault="004D5EF8">
      <w:pPr>
        <w:pStyle w:val="CommentText"/>
      </w:pPr>
      <w:r>
        <w:rPr>
          <w:rStyle w:val="CommentReference"/>
        </w:rPr>
        <w:annotationRef/>
      </w:r>
      <w:r>
        <w:t>This section needs to be rewritten as it does not read a literature review. Given the goal of the work you need to provide a review on how social media date have been used to investigate disasters. You can cite the most important works and then existing literature reviews.</w:t>
      </w:r>
    </w:p>
    <w:p w14:paraId="45DDEED5" w14:textId="77777777" w:rsidR="004D5EF8" w:rsidRDefault="004D5EF8">
      <w:pPr>
        <w:pStyle w:val="CommentText"/>
      </w:pPr>
      <w:r>
        <w:t>Then you zoom in on the use of Twitter data and how they have been used so far. Try to find all the existing studies doing something similar to what you do in this paper. Explain advantages and limitations of existing works.</w:t>
      </w:r>
    </w:p>
    <w:p w14:paraId="0AA31CD9" w14:textId="77777777" w:rsidR="004D5EF8" w:rsidRDefault="004D5EF8" w:rsidP="002F0A01">
      <w:pPr>
        <w:pStyle w:val="CommentText"/>
      </w:pPr>
      <w:r>
        <w:t>Finally explain why we need to propose a new solutions given the research gap identified in the review and say that the new solution is proposed in the following section</w:t>
      </w:r>
    </w:p>
  </w:comment>
  <w:comment w:id="514" w:author="Ruggiero Lovreglio" w:date="2023-02-04T20:23:00Z" w:initials="RL">
    <w:p w14:paraId="59A5D4FE" w14:textId="64397446" w:rsidR="004D5EF8" w:rsidRDefault="004D5EF8" w:rsidP="002F0A01">
      <w:pPr>
        <w:pStyle w:val="CommentText"/>
      </w:pPr>
      <w:r>
        <w:rPr>
          <w:rStyle w:val="CommentReference"/>
        </w:rPr>
        <w:annotationRef/>
      </w:r>
      <w:r>
        <w:t>Please try to use simpler words. I don't know what this word means</w:t>
      </w:r>
    </w:p>
  </w:comment>
  <w:comment w:id="536" w:author="Ruggiero Lovreglio" w:date="2023-02-04T20:35:00Z" w:initials="RL">
    <w:p w14:paraId="5F00C2DF" w14:textId="77777777" w:rsidR="004D5EF8" w:rsidRDefault="004D5EF8" w:rsidP="002F0A01">
      <w:pPr>
        <w:pStyle w:val="CommentText"/>
      </w:pPr>
      <w:r>
        <w:rPr>
          <w:rStyle w:val="CommentReference"/>
        </w:rPr>
        <w:annotationRef/>
      </w:r>
      <w:r>
        <w:t>Better provide a map showing the area under investigation through a figure. See for instance the paper I wrote on Brindisi as an example</w:t>
      </w:r>
    </w:p>
  </w:comment>
  <w:comment w:id="537" w:author="Ruggiero Lovreglio" w:date="2023-02-04T20:52:00Z" w:initials="RL">
    <w:p w14:paraId="5AD0E329" w14:textId="77777777" w:rsidR="004D5EF8" w:rsidRDefault="004D5EF8" w:rsidP="002F0A01">
      <w:pPr>
        <w:pStyle w:val="CommentText"/>
      </w:pPr>
      <w:r>
        <w:rPr>
          <w:rStyle w:val="CommentReference"/>
        </w:rPr>
        <w:annotationRef/>
      </w:r>
      <w:r>
        <w:t>Make sure to highlight in the map the areas affected by the flood. See the examples of my wildfire papers</w:t>
      </w:r>
    </w:p>
  </w:comment>
  <w:comment w:id="538" w:author="Ruggiero Lovreglio" w:date="2023-02-04T21:02:00Z" w:initials="RL">
    <w:p w14:paraId="19FD01C0" w14:textId="77777777" w:rsidR="004D5EF8" w:rsidRDefault="004D5EF8" w:rsidP="002F0A01">
      <w:pPr>
        <w:pStyle w:val="CommentText"/>
      </w:pPr>
      <w:r>
        <w:rPr>
          <w:rStyle w:val="CommentReference"/>
        </w:rPr>
        <w:annotationRef/>
      </w:r>
      <w:r>
        <w:t>You need a timeline describing the flood you are investigating here. When it started according to official records and how it evolved and major events during the flood</w:t>
      </w:r>
    </w:p>
  </w:comment>
  <w:comment w:id="569" w:author="Ruggiero Lovreglio" w:date="2023-02-04T20:36:00Z" w:initials="RL">
    <w:p w14:paraId="25005C94" w14:textId="1B2534CD" w:rsidR="004D5EF8" w:rsidRDefault="004D5EF8" w:rsidP="002F0A01">
      <w:pPr>
        <w:pStyle w:val="CommentText"/>
      </w:pPr>
      <w:r>
        <w:rPr>
          <w:rStyle w:val="CommentReference"/>
        </w:rPr>
        <w:annotationRef/>
      </w:r>
      <w:r>
        <w:t>Please add the equivalent in US dollars in parenthesis</w:t>
      </w:r>
    </w:p>
  </w:comment>
  <w:comment w:id="620" w:author="Ruggiero Lovreglio" w:date="2023-02-04T20:46:00Z" w:initials="RL">
    <w:p w14:paraId="6FD5DCA9" w14:textId="77777777" w:rsidR="000E3C39" w:rsidRDefault="000E3C39" w:rsidP="000E3C39">
      <w:pPr>
        <w:pStyle w:val="CommentText"/>
      </w:pPr>
      <w:r>
        <w:rPr>
          <w:rStyle w:val="CommentReference"/>
        </w:rPr>
        <w:annotationRef/>
      </w:r>
      <w:r>
        <w:t>Please add the references of all the python and R reference you used in this work. Any external piece of code need to be referenced here</w:t>
      </w:r>
    </w:p>
  </w:comment>
  <w:comment w:id="656" w:author="Ruggiero Lovreglio" w:date="2023-02-04T20:36:00Z" w:initials="RL">
    <w:p w14:paraId="67FFF9DC" w14:textId="77777777" w:rsidR="004D5EF8" w:rsidRDefault="004D5EF8" w:rsidP="002F0A01">
      <w:pPr>
        <w:pStyle w:val="CommentText"/>
      </w:pPr>
      <w:r>
        <w:rPr>
          <w:rStyle w:val="CommentReference"/>
        </w:rPr>
        <w:annotationRef/>
      </w:r>
      <w:r>
        <w:t>Figure should go after the text mentioning them</w:t>
      </w:r>
    </w:p>
  </w:comment>
  <w:comment w:id="657" w:author="Ruggiero Lovreglio" w:date="2023-02-04T20:45:00Z" w:initials="RL">
    <w:p w14:paraId="5BAC867B" w14:textId="77777777" w:rsidR="004D5EF8" w:rsidRDefault="004D5EF8" w:rsidP="002F0A01">
      <w:pPr>
        <w:pStyle w:val="CommentText"/>
      </w:pPr>
      <w:r>
        <w:rPr>
          <w:rStyle w:val="CommentReference"/>
        </w:rPr>
        <w:annotationRef/>
      </w:r>
      <w:r>
        <w:t>This figure can improve providing the information of the libraries used and if they are in python  or R</w:t>
      </w:r>
    </w:p>
  </w:comment>
  <w:comment w:id="680" w:author="Ruggiero Lovreglio" w:date="2023-02-04T20:42:00Z" w:initials="RL">
    <w:p w14:paraId="2B965556" w14:textId="36ACB825" w:rsidR="004D5EF8" w:rsidRDefault="004D5EF8" w:rsidP="002F0A01">
      <w:pPr>
        <w:pStyle w:val="CommentText"/>
      </w:pPr>
      <w:r>
        <w:rPr>
          <w:rStyle w:val="CommentReference"/>
        </w:rPr>
        <w:annotationRef/>
      </w:r>
      <w:r>
        <w:t>Probably better muve all the code in a final appendix instead of keeping it in the paper</w:t>
      </w:r>
    </w:p>
  </w:comment>
  <w:comment w:id="704" w:author="Ruggiero Lovreglio" w:date="2023-02-04T20:43:00Z" w:initials="RL">
    <w:p w14:paraId="4ED452B8" w14:textId="77777777" w:rsidR="004D5EF8" w:rsidRDefault="004D5EF8" w:rsidP="002F0A01">
      <w:pPr>
        <w:pStyle w:val="CommentText"/>
      </w:pPr>
      <w:r>
        <w:rPr>
          <w:rStyle w:val="CommentReference"/>
        </w:rPr>
        <w:annotationRef/>
      </w:r>
      <w:r>
        <w:t>Is there a figure or equation that can explain how it works?</w:t>
      </w:r>
    </w:p>
  </w:comment>
  <w:comment w:id="705" w:author="Ruggiero Lovreglio" w:date="2023-02-04T20:44:00Z" w:initials="RL">
    <w:p w14:paraId="2C716B80" w14:textId="77777777" w:rsidR="004D5EF8" w:rsidRDefault="004D5EF8" w:rsidP="002F0A01">
      <w:pPr>
        <w:pStyle w:val="CommentText"/>
      </w:pPr>
      <w:r>
        <w:rPr>
          <w:rStyle w:val="CommentReference"/>
        </w:rPr>
        <w:annotationRef/>
      </w:r>
      <w:r>
        <w:t>We need to give a sense of what it does for people who are not expert about it like me</w:t>
      </w:r>
    </w:p>
  </w:comment>
  <w:comment w:id="739" w:author="Ruggiero Lovreglio" w:date="2023-02-04T20:48:00Z" w:initials="RL">
    <w:p w14:paraId="2E9C7EAA" w14:textId="77777777" w:rsidR="004D5EF8" w:rsidRDefault="004D5EF8" w:rsidP="002F0A01">
      <w:pPr>
        <w:pStyle w:val="CommentText"/>
      </w:pPr>
      <w:r>
        <w:rPr>
          <w:rStyle w:val="CommentReference"/>
        </w:rPr>
        <w:annotationRef/>
      </w:r>
      <w:r>
        <w:t>Beautiful idea. You could provide an example for all of the 6 pre processing modules</w:t>
      </w:r>
    </w:p>
  </w:comment>
  <w:comment w:id="743" w:author="Ruggiero Lovreglio" w:date="2023-02-04T20:48:00Z" w:initials="RL">
    <w:p w14:paraId="739A8338" w14:textId="77777777" w:rsidR="004D5EF8" w:rsidRDefault="004D5EF8" w:rsidP="002F0A01">
      <w:pPr>
        <w:pStyle w:val="CommentText"/>
      </w:pPr>
      <w:r>
        <w:rPr>
          <w:rStyle w:val="CommentReference"/>
        </w:rPr>
        <w:annotationRef/>
      </w:r>
      <w:r>
        <w:t>Same a for the previous code</w:t>
      </w:r>
    </w:p>
  </w:comment>
  <w:comment w:id="749" w:author="Ruggiero Lovreglio" w:date="2023-02-04T20:52:00Z" w:initials="RL">
    <w:p w14:paraId="4315C3A1" w14:textId="77777777" w:rsidR="004D5EF8" w:rsidRDefault="004D5EF8">
      <w:pPr>
        <w:pStyle w:val="CommentText"/>
      </w:pPr>
      <w:r>
        <w:rPr>
          <w:rStyle w:val="CommentReference"/>
        </w:rPr>
        <w:annotationRef/>
      </w:r>
      <w:r>
        <w:t>This section still provide information on the framework instead of the results on how the framework is applied.</w:t>
      </w:r>
    </w:p>
    <w:p w14:paraId="34FEC796" w14:textId="77777777" w:rsidR="004D5EF8" w:rsidRDefault="004D5EF8">
      <w:pPr>
        <w:pStyle w:val="CommentText"/>
      </w:pPr>
    </w:p>
    <w:p w14:paraId="2D3BA600" w14:textId="77777777" w:rsidR="004D5EF8" w:rsidRDefault="004D5EF8">
      <w:pPr>
        <w:pStyle w:val="CommentText"/>
      </w:pPr>
      <w:r>
        <w:t xml:space="preserve">The results show provide information on how many raw tweets you used and how many you have after the pre-processing then you start showing the results on geo-tagging, distance distribution etc. </w:t>
      </w:r>
    </w:p>
    <w:p w14:paraId="645C260A" w14:textId="77777777" w:rsidR="004D5EF8" w:rsidRDefault="004D5EF8">
      <w:pPr>
        <w:pStyle w:val="CommentText"/>
      </w:pPr>
    </w:p>
    <w:p w14:paraId="6357AAC3" w14:textId="77777777" w:rsidR="004D5EF8" w:rsidRDefault="004D5EF8" w:rsidP="002F0A01">
      <w:pPr>
        <w:pStyle w:val="CommentText"/>
      </w:pPr>
      <w:r>
        <w:t>Any technical information on API and coding used here should go in the previous paragraph Framework</w:t>
      </w:r>
    </w:p>
  </w:comment>
  <w:comment w:id="778" w:author="Ruggiero Lovreglio" w:date="2023-02-04T21:03:00Z" w:initials="RL">
    <w:p w14:paraId="3259124C" w14:textId="77777777" w:rsidR="004D5EF8" w:rsidRDefault="004D5EF8">
      <w:pPr>
        <w:pStyle w:val="CommentText"/>
      </w:pPr>
      <w:r>
        <w:rPr>
          <w:rStyle w:val="CommentReference"/>
        </w:rPr>
        <w:annotationRef/>
      </w:r>
      <w:r>
        <w:t>Now it is pretty simple visualization. Can you show how these charts change over time during the different stage of the flood?</w:t>
      </w:r>
    </w:p>
    <w:p w14:paraId="7277F014" w14:textId="77777777" w:rsidR="004D5EF8" w:rsidRDefault="004D5EF8" w:rsidP="002F0A01">
      <w:pPr>
        <w:pStyle w:val="CommentText"/>
      </w:pPr>
      <w:r>
        <w:t>This can make the paper stronger</w:t>
      </w:r>
    </w:p>
  </w:comment>
  <w:comment w:id="787" w:author="Ruggiero Lovreglio" w:date="2023-02-04T21:01:00Z" w:initials="RL">
    <w:p w14:paraId="2CA4C12C" w14:textId="3FC3EB89" w:rsidR="004D5EF8" w:rsidRDefault="004D5EF8" w:rsidP="002F0A01">
      <w:pPr>
        <w:pStyle w:val="CommentText"/>
      </w:pPr>
      <w:r>
        <w:rPr>
          <w:rStyle w:val="CommentReference"/>
        </w:rPr>
        <w:annotationRef/>
      </w:r>
      <w:r>
        <w:t>I cannot read numbers and text in it. It would be good to put information on when the flood started and major vent in the flood (the one you should mention in the Background section)</w:t>
      </w:r>
    </w:p>
  </w:comment>
  <w:comment w:id="799" w:author="Ruggiero Lovreglio" w:date="2023-02-04T20:59:00Z" w:initials="RL">
    <w:p w14:paraId="331DC07D" w14:textId="5C1740C5" w:rsidR="004D5EF8" w:rsidRDefault="004D5EF8">
      <w:pPr>
        <w:pStyle w:val="CommentText"/>
      </w:pPr>
      <w:r>
        <w:rPr>
          <w:rStyle w:val="CommentReference"/>
        </w:rPr>
        <w:annotationRef/>
      </w:r>
      <w:r>
        <w:t>Now it is pretty simple visualization. Can you show how these charts change over time during the different stage of the flood?</w:t>
      </w:r>
    </w:p>
    <w:p w14:paraId="43DD7552" w14:textId="77777777" w:rsidR="004D5EF8" w:rsidRDefault="004D5EF8" w:rsidP="002F0A01">
      <w:pPr>
        <w:pStyle w:val="CommentText"/>
      </w:pPr>
      <w:r>
        <w:t>This can make the paper stronger</w:t>
      </w:r>
    </w:p>
  </w:comment>
  <w:comment w:id="823" w:author="Ruggiero Lovreglio" w:date="2023-02-04T20:59:00Z" w:initials="RL">
    <w:p w14:paraId="5CC5467F" w14:textId="7AF51605" w:rsidR="004D5EF8" w:rsidRDefault="004D5EF8">
      <w:pPr>
        <w:pStyle w:val="CommentText"/>
      </w:pPr>
      <w:r>
        <w:rPr>
          <w:rStyle w:val="CommentReference"/>
        </w:rPr>
        <w:annotationRef/>
      </w:r>
      <w:r>
        <w:t>Please improve the quality of these charts. I cannot read what is written in it.</w:t>
      </w:r>
    </w:p>
    <w:p w14:paraId="172E615D" w14:textId="77777777" w:rsidR="004D5EF8" w:rsidRDefault="004D5EF8">
      <w:pPr>
        <w:pStyle w:val="CommentText"/>
      </w:pPr>
      <w:r>
        <w:t>Now it is pretty simple visualization. Can you show how these charts change over time during the different stage of the flood?</w:t>
      </w:r>
    </w:p>
    <w:p w14:paraId="0851B542" w14:textId="77777777" w:rsidR="004D5EF8" w:rsidRDefault="004D5EF8" w:rsidP="002F0A01">
      <w:pPr>
        <w:pStyle w:val="CommentText"/>
      </w:pPr>
      <w:r>
        <w:t>This can make the paper stronger</w:t>
      </w:r>
    </w:p>
  </w:comment>
  <w:comment w:id="829" w:author="Ruggiero Lovreglio" w:date="2023-02-04T20:57:00Z" w:initials="RL">
    <w:p w14:paraId="1FDC981C" w14:textId="77777777" w:rsidR="00286F94" w:rsidRDefault="00286F94" w:rsidP="00286F94">
      <w:pPr>
        <w:pStyle w:val="CommentText"/>
      </w:pPr>
      <w:r>
        <w:rPr>
          <w:rStyle w:val="CommentReference"/>
        </w:rPr>
        <w:annotationRef/>
      </w:r>
      <w:r>
        <w:t>You need a good discussion section here</w:t>
      </w:r>
    </w:p>
    <w:p w14:paraId="6CC430D4" w14:textId="77777777" w:rsidR="00286F94" w:rsidRDefault="00286F94" w:rsidP="00286F94">
      <w:pPr>
        <w:pStyle w:val="CommentText"/>
      </w:pPr>
    </w:p>
    <w:p w14:paraId="3D9219DF" w14:textId="77777777" w:rsidR="00286F94" w:rsidRDefault="00286F94" w:rsidP="00286F94">
      <w:pPr>
        <w:pStyle w:val="CommentText"/>
      </w:pPr>
      <w:r>
        <w:t xml:space="preserve">First you need to explain what is new in your proposed solution and how it is different from what you have show in the literature review section. </w:t>
      </w:r>
    </w:p>
    <w:p w14:paraId="28F7465F" w14:textId="77777777" w:rsidR="00286F94" w:rsidRDefault="00286F94" w:rsidP="00286F94">
      <w:pPr>
        <w:pStyle w:val="CommentText"/>
      </w:pPr>
    </w:p>
    <w:p w14:paraId="3153737E" w14:textId="77777777" w:rsidR="00286F94" w:rsidRDefault="00286F94" w:rsidP="00286F94">
      <w:pPr>
        <w:pStyle w:val="CommentText"/>
      </w:pPr>
      <w:r>
        <w:t>Then you explain what you have learn applying the proposed solution to the specific case study</w:t>
      </w:r>
    </w:p>
    <w:p w14:paraId="69827F77" w14:textId="77777777" w:rsidR="00286F94" w:rsidRDefault="00286F94" w:rsidP="00286F94">
      <w:pPr>
        <w:pStyle w:val="CommentText"/>
      </w:pPr>
    </w:p>
    <w:p w14:paraId="4E60D823" w14:textId="77777777" w:rsidR="00286F94" w:rsidRDefault="00286F94" w:rsidP="00286F94">
      <w:pPr>
        <w:pStyle w:val="CommentText"/>
      </w:pPr>
      <w:r>
        <w:t>Finally you start talking about limitations and what can be done in the future to improve it</w:t>
      </w:r>
    </w:p>
  </w:comment>
  <w:comment w:id="861" w:author="Ruggiero Lovreglio" w:date="2023-02-04T20:57:00Z" w:initials="RL">
    <w:p w14:paraId="42286EE5" w14:textId="3792E0CC" w:rsidR="004D5EF8" w:rsidRDefault="004D5EF8">
      <w:pPr>
        <w:pStyle w:val="CommentText"/>
      </w:pPr>
      <w:r>
        <w:rPr>
          <w:rStyle w:val="CommentReference"/>
        </w:rPr>
        <w:annotationRef/>
      </w:r>
      <w:r>
        <w:t>You need a good discussion section here</w:t>
      </w:r>
    </w:p>
    <w:p w14:paraId="24332D9F" w14:textId="77777777" w:rsidR="004D5EF8" w:rsidRDefault="004D5EF8">
      <w:pPr>
        <w:pStyle w:val="CommentText"/>
      </w:pPr>
    </w:p>
    <w:p w14:paraId="5A69EBDA" w14:textId="77777777" w:rsidR="004D5EF8" w:rsidRDefault="004D5EF8">
      <w:pPr>
        <w:pStyle w:val="CommentText"/>
      </w:pPr>
      <w:r>
        <w:t xml:space="preserve">First you need to explain what is new in your proposed solution and how it is different from what you have show in the literature review section. </w:t>
      </w:r>
    </w:p>
    <w:p w14:paraId="2C89E1CA" w14:textId="77777777" w:rsidR="004D5EF8" w:rsidRDefault="004D5EF8">
      <w:pPr>
        <w:pStyle w:val="CommentText"/>
      </w:pPr>
    </w:p>
    <w:p w14:paraId="40A7C2D2" w14:textId="77777777" w:rsidR="004D5EF8" w:rsidRDefault="004D5EF8">
      <w:pPr>
        <w:pStyle w:val="CommentText"/>
      </w:pPr>
      <w:r>
        <w:t>Then you explain what you have learn applying the proposed solution to the specific case study</w:t>
      </w:r>
    </w:p>
    <w:p w14:paraId="7EE9D438" w14:textId="77777777" w:rsidR="004D5EF8" w:rsidRDefault="004D5EF8">
      <w:pPr>
        <w:pStyle w:val="CommentText"/>
      </w:pPr>
    </w:p>
    <w:p w14:paraId="46DD5576" w14:textId="77777777" w:rsidR="004D5EF8" w:rsidRDefault="004D5EF8" w:rsidP="002F0A01">
      <w:pPr>
        <w:pStyle w:val="CommentText"/>
      </w:pPr>
      <w:r>
        <w:t>Finally you start talking about limitations and what can be done in the future to improve it</w:t>
      </w:r>
    </w:p>
  </w:comment>
  <w:comment w:id="867" w:author="Ruggiero Lovreglio" w:date="2023-02-04T20:54:00Z" w:initials="RL">
    <w:p w14:paraId="689B4401" w14:textId="0E6DDC21" w:rsidR="004D5EF8" w:rsidRDefault="004D5EF8" w:rsidP="002F0A01">
      <w:pPr>
        <w:pStyle w:val="CommentText"/>
      </w:pPr>
      <w:r>
        <w:rPr>
          <w:rStyle w:val="CommentReference"/>
        </w:rPr>
        <w:annotationRef/>
      </w:r>
      <w:r>
        <w:t>Not sure what is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E43756" w15:done="0"/>
  <w15:commentEx w15:paraId="6DE5AEB3" w15:done="0"/>
  <w15:commentEx w15:paraId="5AE9D944" w15:done="0"/>
  <w15:commentEx w15:paraId="4031A5AE" w15:done="0"/>
  <w15:commentEx w15:paraId="395DF1EA" w15:done="0"/>
  <w15:commentEx w15:paraId="0AA31CD9" w15:done="0"/>
  <w15:commentEx w15:paraId="59A5D4FE" w15:done="0"/>
  <w15:commentEx w15:paraId="5F00C2DF" w15:done="0"/>
  <w15:commentEx w15:paraId="5AD0E329" w15:paraIdParent="5F00C2DF" w15:done="0"/>
  <w15:commentEx w15:paraId="19FD01C0" w15:paraIdParent="5F00C2DF" w15:done="0"/>
  <w15:commentEx w15:paraId="25005C94" w15:done="0"/>
  <w15:commentEx w15:paraId="6FD5DCA9" w15:done="0"/>
  <w15:commentEx w15:paraId="67FFF9DC" w15:done="0"/>
  <w15:commentEx w15:paraId="5BAC867B" w15:paraIdParent="67FFF9DC" w15:done="0"/>
  <w15:commentEx w15:paraId="2B965556" w15:done="0"/>
  <w15:commentEx w15:paraId="4ED452B8" w15:done="0"/>
  <w15:commentEx w15:paraId="2C716B80" w15:paraIdParent="4ED452B8" w15:done="0"/>
  <w15:commentEx w15:paraId="2E9C7EAA" w15:done="0"/>
  <w15:commentEx w15:paraId="739A8338" w15:done="0"/>
  <w15:commentEx w15:paraId="6357AAC3" w15:done="0"/>
  <w15:commentEx w15:paraId="7277F014" w15:done="0"/>
  <w15:commentEx w15:paraId="2CA4C12C" w15:done="0"/>
  <w15:commentEx w15:paraId="43DD7552" w15:done="0"/>
  <w15:commentEx w15:paraId="0851B542" w15:done="0"/>
  <w15:commentEx w15:paraId="4E60D823" w15:done="0"/>
  <w15:commentEx w15:paraId="46DD5576" w15:done="0"/>
  <w15:commentEx w15:paraId="689B44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93C42" w16cex:dateUtc="2023-02-04T07:19:00Z"/>
  <w16cex:commentExtensible w16cex:durableId="2789397E" w16cex:dateUtc="2023-02-04T07:07:00Z"/>
  <w16cex:commentExtensible w16cex:durableId="27893A04" w16cex:dateUtc="2023-02-04T07:09:00Z"/>
  <w16cex:commentExtensible w16cex:durableId="278939DD" w16cex:dateUtc="2023-02-04T07:09:00Z"/>
  <w16cex:commentExtensible w16cex:durableId="27893AF4" w16cex:dateUtc="2023-02-04T07:13:00Z"/>
  <w16cex:commentExtensible w16cex:durableId="27893B32" w16cex:dateUtc="2023-02-04T07:14:00Z"/>
  <w16cex:commentExtensible w16cex:durableId="27893FED" w16cex:dateUtc="2023-02-04T07:34:00Z"/>
  <w16cex:commentExtensible w16cex:durableId="27893D3C" w16cex:dateUtc="2023-02-04T07:23:00Z"/>
  <w16cex:commentExtensible w16cex:durableId="2789402A" w16cex:dateUtc="2023-02-04T07:35:00Z"/>
  <w16cex:commentExtensible w16cex:durableId="27894429" w16cex:dateUtc="2023-02-04T07:52:00Z"/>
  <w16cex:commentExtensible w16cex:durableId="27894650" w16cex:dateUtc="2023-02-04T08:02:00Z"/>
  <w16cex:commentExtensible w16cex:durableId="2789404B" w16cex:dateUtc="2023-02-04T07:36:00Z"/>
  <w16cex:commentExtensible w16cex:durableId="2789406B" w16cex:dateUtc="2023-02-04T07:36:00Z"/>
  <w16cex:commentExtensible w16cex:durableId="2789426C" w16cex:dateUtc="2023-02-04T07:45:00Z"/>
  <w16cex:commentExtensible w16cex:durableId="2789429D" w16cex:dateUtc="2023-02-04T07:46:00Z"/>
  <w16cex:commentExtensible w16cex:durableId="278941A3" w16cex:dateUtc="2023-02-04T07:42:00Z"/>
  <w16cex:commentExtensible w16cex:durableId="278941FD" w16cex:dateUtc="2023-02-04T07:43:00Z"/>
  <w16cex:commentExtensible w16cex:durableId="27894215" w16cex:dateUtc="2023-02-04T07:44:00Z"/>
  <w16cex:commentExtensible w16cex:durableId="2789430D" w16cex:dateUtc="2023-02-04T07:48:00Z"/>
  <w16cex:commentExtensible w16cex:durableId="2789431D" w16cex:dateUtc="2023-02-04T07:48:00Z"/>
  <w16cex:commentExtensible w16cex:durableId="278943F9" w16cex:dateUtc="2023-02-04T07:52:00Z"/>
  <w16cex:commentExtensible w16cex:durableId="2789468F" w16cex:dateUtc="2023-02-04T08:03:00Z"/>
  <w16cex:commentExtensible w16cex:durableId="2789460C" w16cex:dateUtc="2023-02-04T08:01:00Z"/>
  <w16cex:commentExtensible w16cex:durableId="278945C6" w16cex:dateUtc="2023-02-04T07:59:00Z"/>
  <w16cex:commentExtensible w16cex:durableId="27894599" w16cex:dateUtc="2023-02-04T07:59:00Z"/>
  <w16cex:commentExtensible w16cex:durableId="2789452F" w16cex:dateUtc="2023-02-04T07:57:00Z"/>
  <w16cex:commentExtensible w16cex:durableId="2789449A" w16cex:dateUtc="2023-02-0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3756" w16cid:durableId="27893C42"/>
  <w16cid:commentId w16cid:paraId="61647EDC" w16cid:durableId="2789397E"/>
  <w16cid:commentId w16cid:paraId="6DE5AEB3" w16cid:durableId="27893A04"/>
  <w16cid:commentId w16cid:paraId="5AE9D944" w16cid:durableId="278939DD"/>
  <w16cid:commentId w16cid:paraId="4031A5AE" w16cid:durableId="27893AF4"/>
  <w16cid:commentId w16cid:paraId="395DF1EA" w16cid:durableId="27893B32"/>
  <w16cid:commentId w16cid:paraId="0AA31CD9" w16cid:durableId="27893FED"/>
  <w16cid:commentId w16cid:paraId="59A5D4FE" w16cid:durableId="27893D3C"/>
  <w16cid:commentId w16cid:paraId="5F00C2DF" w16cid:durableId="2789402A"/>
  <w16cid:commentId w16cid:paraId="5AD0E329" w16cid:durableId="27894429"/>
  <w16cid:commentId w16cid:paraId="19FD01C0" w16cid:durableId="27894650"/>
  <w16cid:commentId w16cid:paraId="25005C94" w16cid:durableId="2789404B"/>
  <w16cid:commentId w16cid:paraId="67FFF9DC" w16cid:durableId="2789406B"/>
  <w16cid:commentId w16cid:paraId="5BAC867B" w16cid:durableId="2789426C"/>
  <w16cid:commentId w16cid:paraId="3D72875D" w16cid:durableId="2789429D"/>
  <w16cid:commentId w16cid:paraId="2B965556" w16cid:durableId="278941A3"/>
  <w16cid:commentId w16cid:paraId="4ED452B8" w16cid:durableId="278941FD"/>
  <w16cid:commentId w16cid:paraId="2C716B80" w16cid:durableId="27894215"/>
  <w16cid:commentId w16cid:paraId="2E9C7EAA" w16cid:durableId="2789430D"/>
  <w16cid:commentId w16cid:paraId="739A8338" w16cid:durableId="2789431D"/>
  <w16cid:commentId w16cid:paraId="6357AAC3" w16cid:durableId="278943F9"/>
  <w16cid:commentId w16cid:paraId="7277F014" w16cid:durableId="2789468F"/>
  <w16cid:commentId w16cid:paraId="2CA4C12C" w16cid:durableId="2789460C"/>
  <w16cid:commentId w16cid:paraId="43DD7552" w16cid:durableId="278945C6"/>
  <w16cid:commentId w16cid:paraId="0851B542" w16cid:durableId="27894599"/>
  <w16cid:commentId w16cid:paraId="46DD5576" w16cid:durableId="2789452F"/>
  <w16cid:commentId w16cid:paraId="689B4401" w16cid:durableId="278944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214F6"/>
    <w:multiLevelType w:val="multilevel"/>
    <w:tmpl w:val="B95E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EA2073"/>
    <w:multiLevelType w:val="multilevel"/>
    <w:tmpl w:val="5CAC894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7A5192"/>
    <w:multiLevelType w:val="multilevel"/>
    <w:tmpl w:val="0E4A760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F923AFD"/>
    <w:multiLevelType w:val="multilevel"/>
    <w:tmpl w:val="5D86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81871"/>
    <w:multiLevelType w:val="hybridMultilevel"/>
    <w:tmpl w:val="A9DE58B4"/>
    <w:lvl w:ilvl="0" w:tplc="ED1259C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B3664B"/>
    <w:multiLevelType w:val="multilevel"/>
    <w:tmpl w:val="465211A8"/>
    <w:lvl w:ilvl="0">
      <w:start w:val="1"/>
      <w:numFmt w:val="lowerRoman"/>
      <w:lvlText w:val="%1."/>
      <w:lvlJc w:val="righ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9F659C4"/>
    <w:multiLevelType w:val="multilevel"/>
    <w:tmpl w:val="E3364878"/>
    <w:lvl w:ilvl="0">
      <w:start w:val="1"/>
      <w:numFmt w:val="upperLetter"/>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3D163970"/>
    <w:multiLevelType w:val="multilevel"/>
    <w:tmpl w:val="85A486D4"/>
    <w:lvl w:ilvl="0">
      <w:start w:val="1"/>
      <w:numFmt w:val="lowerRoman"/>
      <w:lvlText w:val="%1."/>
      <w:lvlJc w:val="righ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C6500FE"/>
    <w:multiLevelType w:val="multilevel"/>
    <w:tmpl w:val="5CAC894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83128D"/>
    <w:multiLevelType w:val="multilevel"/>
    <w:tmpl w:val="CCD6E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ED53FDF"/>
    <w:multiLevelType w:val="multilevel"/>
    <w:tmpl w:val="27901C5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D6149B7"/>
    <w:multiLevelType w:val="multilevel"/>
    <w:tmpl w:val="549C5C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F095C93"/>
    <w:multiLevelType w:val="multilevel"/>
    <w:tmpl w:val="9A02CB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9"/>
  </w:num>
  <w:num w:numId="3">
    <w:abstractNumId w:val="8"/>
  </w:num>
  <w:num w:numId="4">
    <w:abstractNumId w:val="2"/>
  </w:num>
  <w:num w:numId="5">
    <w:abstractNumId w:val="6"/>
  </w:num>
  <w:num w:numId="6">
    <w:abstractNumId w:val="5"/>
  </w:num>
  <w:num w:numId="7">
    <w:abstractNumId w:val="11"/>
  </w:num>
  <w:num w:numId="8">
    <w:abstractNumId w:val="10"/>
  </w:num>
  <w:num w:numId="9">
    <w:abstractNumId w:val="3"/>
  </w:num>
  <w:num w:numId="10">
    <w:abstractNumId w:val="0"/>
  </w:num>
  <w:num w:numId="11">
    <w:abstractNumId w:val="1"/>
  </w:num>
  <w:num w:numId="12">
    <w:abstractNumId w:val="4"/>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ovreglio, Ruggiero">
    <w15:presenceInfo w15:providerId="AD" w15:userId="S::rlovregl@massey.ac.nz::dcbc102b-2854-45b9-825d-557985e06f44"/>
  </w15:person>
  <w15:person w15:author="Microsoft account">
    <w15:presenceInfo w15:providerId="Windows Live" w15:userId="7c357f502bf492c7"/>
  </w15:person>
  <w15:person w15:author="Ruggiero Lovreglio">
    <w15:presenceInfo w15:providerId="AD" w15:userId="S::rlovregl@massey.ac.nz::dcbc102b-2854-45b9-825d-557985e06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A3MTU0sjQzNTAxNTVT0lEKTi0uzszPAykwqQUAG3jkECwAAAA="/>
  </w:docVars>
  <w:rsids>
    <w:rsidRoot w:val="00475B8D"/>
    <w:rsid w:val="000918CB"/>
    <w:rsid w:val="000B7715"/>
    <w:rsid w:val="000E3C39"/>
    <w:rsid w:val="00137238"/>
    <w:rsid w:val="00163A99"/>
    <w:rsid w:val="001838F1"/>
    <w:rsid w:val="00193701"/>
    <w:rsid w:val="00195B49"/>
    <w:rsid w:val="001C708F"/>
    <w:rsid w:val="001D6A21"/>
    <w:rsid w:val="0022037E"/>
    <w:rsid w:val="00223301"/>
    <w:rsid w:val="002572F4"/>
    <w:rsid w:val="00281690"/>
    <w:rsid w:val="00286F94"/>
    <w:rsid w:val="002F0A01"/>
    <w:rsid w:val="003368CC"/>
    <w:rsid w:val="0035704B"/>
    <w:rsid w:val="003643FA"/>
    <w:rsid w:val="0038331F"/>
    <w:rsid w:val="003B638C"/>
    <w:rsid w:val="003C5045"/>
    <w:rsid w:val="0047526D"/>
    <w:rsid w:val="00475B8D"/>
    <w:rsid w:val="00485AF1"/>
    <w:rsid w:val="004B0D9D"/>
    <w:rsid w:val="004D0087"/>
    <w:rsid w:val="004D5EF8"/>
    <w:rsid w:val="004D68C3"/>
    <w:rsid w:val="004F1088"/>
    <w:rsid w:val="005040A0"/>
    <w:rsid w:val="00550E6C"/>
    <w:rsid w:val="00554C41"/>
    <w:rsid w:val="00596DEA"/>
    <w:rsid w:val="005A47C8"/>
    <w:rsid w:val="005B721D"/>
    <w:rsid w:val="005F48DA"/>
    <w:rsid w:val="00642EBA"/>
    <w:rsid w:val="0065027C"/>
    <w:rsid w:val="00660AE1"/>
    <w:rsid w:val="00677178"/>
    <w:rsid w:val="006840A6"/>
    <w:rsid w:val="0068553B"/>
    <w:rsid w:val="006931D7"/>
    <w:rsid w:val="006A4F96"/>
    <w:rsid w:val="006C070B"/>
    <w:rsid w:val="006C1DC9"/>
    <w:rsid w:val="006C4703"/>
    <w:rsid w:val="006C65A5"/>
    <w:rsid w:val="006E63D6"/>
    <w:rsid w:val="007A564D"/>
    <w:rsid w:val="007A7603"/>
    <w:rsid w:val="007B085B"/>
    <w:rsid w:val="007F6D12"/>
    <w:rsid w:val="007F7C8F"/>
    <w:rsid w:val="00826CEC"/>
    <w:rsid w:val="008A6502"/>
    <w:rsid w:val="008C1620"/>
    <w:rsid w:val="008C4C3B"/>
    <w:rsid w:val="00916A53"/>
    <w:rsid w:val="00923EBC"/>
    <w:rsid w:val="0096142D"/>
    <w:rsid w:val="00983616"/>
    <w:rsid w:val="009A748E"/>
    <w:rsid w:val="009B23F3"/>
    <w:rsid w:val="009F0753"/>
    <w:rsid w:val="00AA3DCE"/>
    <w:rsid w:val="00AB01C1"/>
    <w:rsid w:val="00AD0551"/>
    <w:rsid w:val="00B22ACC"/>
    <w:rsid w:val="00B313E7"/>
    <w:rsid w:val="00B54DB5"/>
    <w:rsid w:val="00B66318"/>
    <w:rsid w:val="00B84452"/>
    <w:rsid w:val="00CB426A"/>
    <w:rsid w:val="00CD5499"/>
    <w:rsid w:val="00D07FE6"/>
    <w:rsid w:val="00D809A3"/>
    <w:rsid w:val="00D829EA"/>
    <w:rsid w:val="00DB4025"/>
    <w:rsid w:val="00DC2645"/>
    <w:rsid w:val="00DC44D3"/>
    <w:rsid w:val="00DF40E1"/>
    <w:rsid w:val="00DF5C45"/>
    <w:rsid w:val="00DF76D3"/>
    <w:rsid w:val="00E15A5A"/>
    <w:rsid w:val="00E27411"/>
    <w:rsid w:val="00E4709D"/>
    <w:rsid w:val="00E65578"/>
    <w:rsid w:val="00E76D57"/>
    <w:rsid w:val="00ED50E0"/>
    <w:rsid w:val="00F13627"/>
    <w:rsid w:val="00F24714"/>
    <w:rsid w:val="00F2754C"/>
    <w:rsid w:val="00F36967"/>
    <w:rsid w:val="00F44928"/>
    <w:rsid w:val="00F91C90"/>
    <w:rsid w:val="00FB4B90"/>
    <w:rsid w:val="00FC617E"/>
    <w:rsid w:val="00FD411F"/>
    <w:rsid w:val="00FE48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045B"/>
  <w15:docId w15:val="{E6E5A11E-6DE9-4737-908A-480B7F03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B37"/>
  </w:style>
  <w:style w:type="paragraph" w:styleId="Heading1">
    <w:name w:val="heading 1"/>
    <w:basedOn w:val="Normal"/>
    <w:next w:val="Normal"/>
    <w:link w:val="Heading1Char"/>
    <w:uiPriority w:val="9"/>
    <w:qFormat/>
    <w:rsid w:val="008E7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12F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E7B37"/>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8E7B37"/>
    <w:pPr>
      <w:ind w:left="720"/>
      <w:contextualSpacing/>
    </w:pPr>
  </w:style>
  <w:style w:type="character" w:styleId="CommentReference">
    <w:name w:val="annotation reference"/>
    <w:basedOn w:val="DefaultParagraphFont"/>
    <w:uiPriority w:val="99"/>
    <w:semiHidden/>
    <w:unhideWhenUsed/>
    <w:rsid w:val="008E7B37"/>
    <w:rPr>
      <w:sz w:val="16"/>
      <w:szCs w:val="16"/>
    </w:rPr>
  </w:style>
  <w:style w:type="paragraph" w:styleId="CommentText">
    <w:name w:val="annotation text"/>
    <w:basedOn w:val="Normal"/>
    <w:link w:val="CommentTextChar"/>
    <w:uiPriority w:val="99"/>
    <w:unhideWhenUsed/>
    <w:rsid w:val="008E7B37"/>
    <w:pPr>
      <w:spacing w:line="240" w:lineRule="auto"/>
    </w:pPr>
    <w:rPr>
      <w:sz w:val="20"/>
      <w:szCs w:val="20"/>
    </w:rPr>
  </w:style>
  <w:style w:type="character" w:customStyle="1" w:styleId="CommentTextChar">
    <w:name w:val="Comment Text Char"/>
    <w:basedOn w:val="DefaultParagraphFont"/>
    <w:link w:val="CommentText"/>
    <w:uiPriority w:val="99"/>
    <w:rsid w:val="008E7B37"/>
    <w:rPr>
      <w:sz w:val="20"/>
      <w:szCs w:val="20"/>
      <w:lang w:val="en-US"/>
    </w:rPr>
  </w:style>
  <w:style w:type="paragraph" w:styleId="BalloonText">
    <w:name w:val="Balloon Text"/>
    <w:basedOn w:val="Normal"/>
    <w:link w:val="BalloonTextChar"/>
    <w:uiPriority w:val="99"/>
    <w:semiHidden/>
    <w:unhideWhenUsed/>
    <w:rsid w:val="008E7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B37"/>
    <w:rPr>
      <w:rFonts w:ascii="Tahoma" w:hAnsi="Tahoma" w:cs="Tahoma"/>
      <w:sz w:val="16"/>
      <w:szCs w:val="16"/>
      <w:lang w:val="en-US"/>
    </w:rPr>
  </w:style>
  <w:style w:type="paragraph" w:styleId="Revision">
    <w:name w:val="Revision"/>
    <w:hidden/>
    <w:uiPriority w:val="99"/>
    <w:semiHidden/>
    <w:rsid w:val="008E7B37"/>
    <w:pPr>
      <w:spacing w:after="0" w:line="240" w:lineRule="auto"/>
    </w:pPr>
  </w:style>
  <w:style w:type="character" w:customStyle="1" w:styleId="Heading2Char">
    <w:name w:val="Heading 2 Char"/>
    <w:basedOn w:val="DefaultParagraphFont"/>
    <w:link w:val="Heading2"/>
    <w:uiPriority w:val="9"/>
    <w:semiHidden/>
    <w:rsid w:val="00D12F12"/>
    <w:rPr>
      <w:rFonts w:asciiTheme="majorHAnsi" w:eastAsiaTheme="majorEastAsia" w:hAnsiTheme="majorHAnsi" w:cstheme="majorBidi"/>
      <w:color w:val="365F91" w:themeColor="accent1" w:themeShade="BF"/>
      <w:sz w:val="26"/>
      <w:szCs w:val="26"/>
      <w:lang w:val="en-US"/>
    </w:rPr>
  </w:style>
  <w:style w:type="paragraph" w:styleId="CommentSubject">
    <w:name w:val="annotation subject"/>
    <w:basedOn w:val="CommentText"/>
    <w:next w:val="CommentText"/>
    <w:link w:val="CommentSubjectChar"/>
    <w:uiPriority w:val="99"/>
    <w:semiHidden/>
    <w:unhideWhenUsed/>
    <w:rsid w:val="00CA71D8"/>
    <w:rPr>
      <w:b/>
      <w:bCs/>
    </w:rPr>
  </w:style>
  <w:style w:type="character" w:customStyle="1" w:styleId="CommentSubjectChar">
    <w:name w:val="Comment Subject Char"/>
    <w:basedOn w:val="CommentTextChar"/>
    <w:link w:val="CommentSubject"/>
    <w:uiPriority w:val="99"/>
    <w:semiHidden/>
    <w:rsid w:val="00CA71D8"/>
    <w:rPr>
      <w:b/>
      <w:bCs/>
      <w:sz w:val="20"/>
      <w:szCs w:val="20"/>
      <w:lang w:val="en-US"/>
    </w:rPr>
  </w:style>
  <w:style w:type="character" w:styleId="LineNumber">
    <w:name w:val="line number"/>
    <w:basedOn w:val="DefaultParagraphFont"/>
    <w:uiPriority w:val="99"/>
    <w:semiHidden/>
    <w:unhideWhenUsed/>
    <w:rsid w:val="00CA562E"/>
  </w:style>
  <w:style w:type="paragraph" w:styleId="Header">
    <w:name w:val="header"/>
    <w:basedOn w:val="Normal"/>
    <w:link w:val="HeaderChar"/>
    <w:uiPriority w:val="99"/>
    <w:unhideWhenUsed/>
    <w:rsid w:val="009D1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A23"/>
    <w:rPr>
      <w:lang w:val="en-US"/>
    </w:rPr>
  </w:style>
  <w:style w:type="paragraph" w:styleId="Footer">
    <w:name w:val="footer"/>
    <w:basedOn w:val="Normal"/>
    <w:link w:val="FooterChar"/>
    <w:uiPriority w:val="99"/>
    <w:unhideWhenUsed/>
    <w:rsid w:val="009D1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A23"/>
    <w:rPr>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81690"/>
    <w:rPr>
      <w:color w:val="0000FF" w:themeColor="hyperlink"/>
      <w:u w:val="single"/>
    </w:rPr>
  </w:style>
  <w:style w:type="character" w:customStyle="1" w:styleId="jss987">
    <w:name w:val="jss987"/>
    <w:basedOn w:val="DefaultParagraphFont"/>
    <w:rsid w:val="0022037E"/>
  </w:style>
  <w:style w:type="paragraph" w:styleId="NormalWeb">
    <w:name w:val="Normal (Web)"/>
    <w:basedOn w:val="Normal"/>
    <w:uiPriority w:val="99"/>
    <w:unhideWhenUsed/>
    <w:rsid w:val="00DC44D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jss895">
    <w:name w:val="jss895"/>
    <w:basedOn w:val="DefaultParagraphFont"/>
    <w:rsid w:val="003368CC"/>
  </w:style>
  <w:style w:type="character" w:customStyle="1" w:styleId="jss1025">
    <w:name w:val="jss1025"/>
    <w:basedOn w:val="DefaultParagraphFont"/>
    <w:rsid w:val="00F91C90"/>
  </w:style>
  <w:style w:type="character" w:customStyle="1" w:styleId="jss810">
    <w:name w:val="jss810"/>
    <w:basedOn w:val="DefaultParagraphFont"/>
    <w:rsid w:val="004D68C3"/>
  </w:style>
  <w:style w:type="character" w:customStyle="1" w:styleId="jss764">
    <w:name w:val="jss764"/>
    <w:basedOn w:val="DefaultParagraphFont"/>
    <w:rsid w:val="00916A53"/>
  </w:style>
  <w:style w:type="character" w:customStyle="1" w:styleId="jss839">
    <w:name w:val="jss839"/>
    <w:basedOn w:val="DefaultParagraphFont"/>
    <w:rsid w:val="006C4703"/>
  </w:style>
  <w:style w:type="character" w:customStyle="1" w:styleId="jss1006">
    <w:name w:val="jss1006"/>
    <w:basedOn w:val="DefaultParagraphFont"/>
    <w:rsid w:val="006C4703"/>
  </w:style>
  <w:style w:type="character" w:customStyle="1" w:styleId="markedcontent">
    <w:name w:val="markedcontent"/>
    <w:basedOn w:val="DefaultParagraphFont"/>
    <w:rsid w:val="00FC617E"/>
  </w:style>
  <w:style w:type="character" w:customStyle="1" w:styleId="jss709">
    <w:name w:val="jss709"/>
    <w:basedOn w:val="DefaultParagraphFont"/>
    <w:rsid w:val="00FC617E"/>
  </w:style>
  <w:style w:type="character" w:customStyle="1" w:styleId="jss807">
    <w:name w:val="jss807"/>
    <w:basedOn w:val="DefaultParagraphFont"/>
    <w:rsid w:val="00DC2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3635">
      <w:bodyDiv w:val="1"/>
      <w:marLeft w:val="0"/>
      <w:marRight w:val="0"/>
      <w:marTop w:val="0"/>
      <w:marBottom w:val="0"/>
      <w:divBdr>
        <w:top w:val="none" w:sz="0" w:space="0" w:color="auto"/>
        <w:left w:val="none" w:sz="0" w:space="0" w:color="auto"/>
        <w:bottom w:val="none" w:sz="0" w:space="0" w:color="auto"/>
        <w:right w:val="none" w:sz="0" w:space="0" w:color="auto"/>
      </w:divBdr>
      <w:divsChild>
        <w:div w:id="815562174">
          <w:marLeft w:val="0"/>
          <w:marRight w:val="0"/>
          <w:marTop w:val="0"/>
          <w:marBottom w:val="0"/>
          <w:divBdr>
            <w:top w:val="none" w:sz="0" w:space="0" w:color="auto"/>
            <w:left w:val="none" w:sz="0" w:space="0" w:color="auto"/>
            <w:bottom w:val="none" w:sz="0" w:space="0" w:color="auto"/>
            <w:right w:val="none" w:sz="0" w:space="0" w:color="auto"/>
          </w:divBdr>
          <w:divsChild>
            <w:div w:id="1220940459">
              <w:marLeft w:val="0"/>
              <w:marRight w:val="0"/>
              <w:marTop w:val="0"/>
              <w:marBottom w:val="0"/>
              <w:divBdr>
                <w:top w:val="none" w:sz="0" w:space="0" w:color="auto"/>
                <w:left w:val="none" w:sz="0" w:space="0" w:color="auto"/>
                <w:bottom w:val="none" w:sz="0" w:space="0" w:color="auto"/>
                <w:right w:val="none" w:sz="0" w:space="0" w:color="auto"/>
              </w:divBdr>
              <w:divsChild>
                <w:div w:id="1292324691">
                  <w:marLeft w:val="0"/>
                  <w:marRight w:val="0"/>
                  <w:marTop w:val="0"/>
                  <w:marBottom w:val="0"/>
                  <w:divBdr>
                    <w:top w:val="none" w:sz="0" w:space="0" w:color="auto"/>
                    <w:left w:val="none" w:sz="0" w:space="0" w:color="auto"/>
                    <w:bottom w:val="none" w:sz="0" w:space="0" w:color="auto"/>
                    <w:right w:val="none" w:sz="0" w:space="0" w:color="auto"/>
                  </w:divBdr>
                  <w:divsChild>
                    <w:div w:id="1584336272">
                      <w:marLeft w:val="0"/>
                      <w:marRight w:val="0"/>
                      <w:marTop w:val="0"/>
                      <w:marBottom w:val="0"/>
                      <w:divBdr>
                        <w:top w:val="none" w:sz="0" w:space="0" w:color="auto"/>
                        <w:left w:val="none" w:sz="0" w:space="0" w:color="auto"/>
                        <w:bottom w:val="none" w:sz="0" w:space="0" w:color="auto"/>
                        <w:right w:val="none" w:sz="0" w:space="0" w:color="auto"/>
                      </w:divBdr>
                      <w:divsChild>
                        <w:div w:id="1798181161">
                          <w:marLeft w:val="0"/>
                          <w:marRight w:val="0"/>
                          <w:marTop w:val="0"/>
                          <w:marBottom w:val="0"/>
                          <w:divBdr>
                            <w:top w:val="none" w:sz="0" w:space="0" w:color="auto"/>
                            <w:left w:val="none" w:sz="0" w:space="0" w:color="auto"/>
                            <w:bottom w:val="none" w:sz="0" w:space="0" w:color="auto"/>
                            <w:right w:val="none" w:sz="0" w:space="0" w:color="auto"/>
                          </w:divBdr>
                          <w:divsChild>
                            <w:div w:id="2134593965">
                              <w:marLeft w:val="0"/>
                              <w:marRight w:val="0"/>
                              <w:marTop w:val="0"/>
                              <w:marBottom w:val="0"/>
                              <w:divBdr>
                                <w:top w:val="none" w:sz="0" w:space="0" w:color="auto"/>
                                <w:left w:val="none" w:sz="0" w:space="0" w:color="auto"/>
                                <w:bottom w:val="none" w:sz="0" w:space="0" w:color="auto"/>
                                <w:right w:val="none" w:sz="0" w:space="0" w:color="auto"/>
                              </w:divBdr>
                              <w:divsChild>
                                <w:div w:id="299965348">
                                  <w:marLeft w:val="0"/>
                                  <w:marRight w:val="0"/>
                                  <w:marTop w:val="0"/>
                                  <w:marBottom w:val="0"/>
                                  <w:divBdr>
                                    <w:top w:val="none" w:sz="0" w:space="0" w:color="auto"/>
                                    <w:left w:val="none" w:sz="0" w:space="0" w:color="auto"/>
                                    <w:bottom w:val="none" w:sz="0" w:space="0" w:color="auto"/>
                                    <w:right w:val="none" w:sz="0" w:space="0" w:color="auto"/>
                                  </w:divBdr>
                                  <w:divsChild>
                                    <w:div w:id="1311523598">
                                      <w:marLeft w:val="0"/>
                                      <w:marRight w:val="0"/>
                                      <w:marTop w:val="0"/>
                                      <w:marBottom w:val="0"/>
                                      <w:divBdr>
                                        <w:top w:val="none" w:sz="0" w:space="0" w:color="auto"/>
                                        <w:left w:val="none" w:sz="0" w:space="0" w:color="auto"/>
                                        <w:bottom w:val="none" w:sz="0" w:space="0" w:color="auto"/>
                                        <w:right w:val="none" w:sz="0" w:space="0" w:color="auto"/>
                                      </w:divBdr>
                                      <w:divsChild>
                                        <w:div w:id="2123912226">
                                          <w:marLeft w:val="0"/>
                                          <w:marRight w:val="0"/>
                                          <w:marTop w:val="0"/>
                                          <w:marBottom w:val="0"/>
                                          <w:divBdr>
                                            <w:top w:val="none" w:sz="0" w:space="0" w:color="auto"/>
                                            <w:left w:val="none" w:sz="0" w:space="0" w:color="auto"/>
                                            <w:bottom w:val="none" w:sz="0" w:space="0" w:color="auto"/>
                                            <w:right w:val="none" w:sz="0" w:space="0" w:color="auto"/>
                                          </w:divBdr>
                                          <w:divsChild>
                                            <w:div w:id="1941525880">
                                              <w:marLeft w:val="0"/>
                                              <w:marRight w:val="0"/>
                                              <w:marTop w:val="0"/>
                                              <w:marBottom w:val="0"/>
                                              <w:divBdr>
                                                <w:top w:val="none" w:sz="0" w:space="0" w:color="auto"/>
                                                <w:left w:val="none" w:sz="0" w:space="0" w:color="auto"/>
                                                <w:bottom w:val="none" w:sz="0" w:space="0" w:color="auto"/>
                                                <w:right w:val="none" w:sz="0" w:space="0" w:color="auto"/>
                                              </w:divBdr>
                                              <w:divsChild>
                                                <w:div w:id="1944533990">
                                                  <w:marLeft w:val="0"/>
                                                  <w:marRight w:val="0"/>
                                                  <w:marTop w:val="0"/>
                                                  <w:marBottom w:val="0"/>
                                                  <w:divBdr>
                                                    <w:top w:val="none" w:sz="0" w:space="0" w:color="auto"/>
                                                    <w:left w:val="none" w:sz="0" w:space="0" w:color="auto"/>
                                                    <w:bottom w:val="none" w:sz="0" w:space="0" w:color="auto"/>
                                                    <w:right w:val="none" w:sz="0" w:space="0" w:color="auto"/>
                                                  </w:divBdr>
                                                  <w:divsChild>
                                                    <w:div w:id="57898212">
                                                      <w:marLeft w:val="0"/>
                                                      <w:marRight w:val="0"/>
                                                      <w:marTop w:val="0"/>
                                                      <w:marBottom w:val="0"/>
                                                      <w:divBdr>
                                                        <w:top w:val="none" w:sz="0" w:space="0" w:color="auto"/>
                                                        <w:left w:val="none" w:sz="0" w:space="0" w:color="auto"/>
                                                        <w:bottom w:val="none" w:sz="0" w:space="0" w:color="auto"/>
                                                        <w:right w:val="none" w:sz="0" w:space="0" w:color="auto"/>
                                                      </w:divBdr>
                                                      <w:divsChild>
                                                        <w:div w:id="707947267">
                                                          <w:marLeft w:val="0"/>
                                                          <w:marRight w:val="0"/>
                                                          <w:marTop w:val="0"/>
                                                          <w:marBottom w:val="0"/>
                                                          <w:divBdr>
                                                            <w:top w:val="none" w:sz="0" w:space="0" w:color="auto"/>
                                                            <w:left w:val="none" w:sz="0" w:space="0" w:color="auto"/>
                                                            <w:bottom w:val="none" w:sz="0" w:space="0" w:color="auto"/>
                                                            <w:right w:val="none" w:sz="0" w:space="0" w:color="auto"/>
                                                          </w:divBdr>
                                                          <w:divsChild>
                                                            <w:div w:id="464935550">
                                                              <w:marLeft w:val="0"/>
                                                              <w:marRight w:val="0"/>
                                                              <w:marTop w:val="0"/>
                                                              <w:marBottom w:val="0"/>
                                                              <w:divBdr>
                                                                <w:top w:val="none" w:sz="0" w:space="0" w:color="auto"/>
                                                                <w:left w:val="none" w:sz="0" w:space="0" w:color="auto"/>
                                                                <w:bottom w:val="none" w:sz="0" w:space="0" w:color="auto"/>
                                                                <w:right w:val="none" w:sz="0" w:space="0" w:color="auto"/>
                                                              </w:divBdr>
                                                              <w:divsChild>
                                                                <w:div w:id="481770661">
                                                                  <w:marLeft w:val="0"/>
                                                                  <w:marRight w:val="0"/>
                                                                  <w:marTop w:val="0"/>
                                                                  <w:marBottom w:val="0"/>
                                                                  <w:divBdr>
                                                                    <w:top w:val="none" w:sz="0" w:space="0" w:color="auto"/>
                                                                    <w:left w:val="none" w:sz="0" w:space="0" w:color="auto"/>
                                                                    <w:bottom w:val="none" w:sz="0" w:space="0" w:color="auto"/>
                                                                    <w:right w:val="none" w:sz="0" w:space="0" w:color="auto"/>
                                                                  </w:divBdr>
                                                                  <w:divsChild>
                                                                    <w:div w:id="689455389">
                                                                      <w:marLeft w:val="0"/>
                                                                      <w:marRight w:val="0"/>
                                                                      <w:marTop w:val="0"/>
                                                                      <w:marBottom w:val="0"/>
                                                                      <w:divBdr>
                                                                        <w:top w:val="none" w:sz="0" w:space="0" w:color="auto"/>
                                                                        <w:left w:val="none" w:sz="0" w:space="0" w:color="auto"/>
                                                                        <w:bottom w:val="none" w:sz="0" w:space="0" w:color="auto"/>
                                                                        <w:right w:val="none" w:sz="0" w:space="0" w:color="auto"/>
                                                                      </w:divBdr>
                                                                      <w:divsChild>
                                                                        <w:div w:id="14894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723748">
      <w:bodyDiv w:val="1"/>
      <w:marLeft w:val="0"/>
      <w:marRight w:val="0"/>
      <w:marTop w:val="0"/>
      <w:marBottom w:val="0"/>
      <w:divBdr>
        <w:top w:val="none" w:sz="0" w:space="0" w:color="auto"/>
        <w:left w:val="none" w:sz="0" w:space="0" w:color="auto"/>
        <w:bottom w:val="none" w:sz="0" w:space="0" w:color="auto"/>
        <w:right w:val="none" w:sz="0" w:space="0" w:color="auto"/>
      </w:divBdr>
      <w:divsChild>
        <w:div w:id="805270569">
          <w:marLeft w:val="0"/>
          <w:marRight w:val="0"/>
          <w:marTop w:val="0"/>
          <w:marBottom w:val="0"/>
          <w:divBdr>
            <w:top w:val="none" w:sz="0" w:space="0" w:color="auto"/>
            <w:left w:val="none" w:sz="0" w:space="0" w:color="auto"/>
            <w:bottom w:val="none" w:sz="0" w:space="0" w:color="auto"/>
            <w:right w:val="none" w:sz="0" w:space="0" w:color="auto"/>
          </w:divBdr>
        </w:div>
      </w:divsChild>
    </w:div>
    <w:div w:id="90472013">
      <w:bodyDiv w:val="1"/>
      <w:marLeft w:val="0"/>
      <w:marRight w:val="0"/>
      <w:marTop w:val="0"/>
      <w:marBottom w:val="0"/>
      <w:divBdr>
        <w:top w:val="none" w:sz="0" w:space="0" w:color="auto"/>
        <w:left w:val="none" w:sz="0" w:space="0" w:color="auto"/>
        <w:bottom w:val="none" w:sz="0" w:space="0" w:color="auto"/>
        <w:right w:val="none" w:sz="0" w:space="0" w:color="auto"/>
      </w:divBdr>
      <w:divsChild>
        <w:div w:id="2086145629">
          <w:marLeft w:val="0"/>
          <w:marRight w:val="0"/>
          <w:marTop w:val="0"/>
          <w:marBottom w:val="0"/>
          <w:divBdr>
            <w:top w:val="none" w:sz="0" w:space="0" w:color="auto"/>
            <w:left w:val="none" w:sz="0" w:space="0" w:color="auto"/>
            <w:bottom w:val="none" w:sz="0" w:space="0" w:color="auto"/>
            <w:right w:val="none" w:sz="0" w:space="0" w:color="auto"/>
          </w:divBdr>
        </w:div>
      </w:divsChild>
    </w:div>
    <w:div w:id="121076888">
      <w:bodyDiv w:val="1"/>
      <w:marLeft w:val="0"/>
      <w:marRight w:val="0"/>
      <w:marTop w:val="0"/>
      <w:marBottom w:val="0"/>
      <w:divBdr>
        <w:top w:val="none" w:sz="0" w:space="0" w:color="auto"/>
        <w:left w:val="none" w:sz="0" w:space="0" w:color="auto"/>
        <w:bottom w:val="none" w:sz="0" w:space="0" w:color="auto"/>
        <w:right w:val="none" w:sz="0" w:space="0" w:color="auto"/>
      </w:divBdr>
      <w:divsChild>
        <w:div w:id="937833963">
          <w:marLeft w:val="0"/>
          <w:marRight w:val="0"/>
          <w:marTop w:val="0"/>
          <w:marBottom w:val="0"/>
          <w:divBdr>
            <w:top w:val="none" w:sz="0" w:space="0" w:color="auto"/>
            <w:left w:val="none" w:sz="0" w:space="0" w:color="auto"/>
            <w:bottom w:val="none" w:sz="0" w:space="0" w:color="auto"/>
            <w:right w:val="none" w:sz="0" w:space="0" w:color="auto"/>
          </w:divBdr>
        </w:div>
      </w:divsChild>
    </w:div>
    <w:div w:id="287248254">
      <w:bodyDiv w:val="1"/>
      <w:marLeft w:val="0"/>
      <w:marRight w:val="0"/>
      <w:marTop w:val="0"/>
      <w:marBottom w:val="0"/>
      <w:divBdr>
        <w:top w:val="none" w:sz="0" w:space="0" w:color="auto"/>
        <w:left w:val="none" w:sz="0" w:space="0" w:color="auto"/>
        <w:bottom w:val="none" w:sz="0" w:space="0" w:color="auto"/>
        <w:right w:val="none" w:sz="0" w:space="0" w:color="auto"/>
      </w:divBdr>
      <w:divsChild>
        <w:div w:id="1700276998">
          <w:marLeft w:val="0"/>
          <w:marRight w:val="0"/>
          <w:marTop w:val="0"/>
          <w:marBottom w:val="0"/>
          <w:divBdr>
            <w:top w:val="none" w:sz="0" w:space="0" w:color="auto"/>
            <w:left w:val="none" w:sz="0" w:space="0" w:color="auto"/>
            <w:bottom w:val="none" w:sz="0" w:space="0" w:color="auto"/>
            <w:right w:val="none" w:sz="0" w:space="0" w:color="auto"/>
          </w:divBdr>
        </w:div>
      </w:divsChild>
    </w:div>
    <w:div w:id="446512834">
      <w:bodyDiv w:val="1"/>
      <w:marLeft w:val="0"/>
      <w:marRight w:val="0"/>
      <w:marTop w:val="0"/>
      <w:marBottom w:val="0"/>
      <w:divBdr>
        <w:top w:val="none" w:sz="0" w:space="0" w:color="auto"/>
        <w:left w:val="none" w:sz="0" w:space="0" w:color="auto"/>
        <w:bottom w:val="none" w:sz="0" w:space="0" w:color="auto"/>
        <w:right w:val="none" w:sz="0" w:space="0" w:color="auto"/>
      </w:divBdr>
      <w:divsChild>
        <w:div w:id="1297027317">
          <w:marLeft w:val="0"/>
          <w:marRight w:val="0"/>
          <w:marTop w:val="0"/>
          <w:marBottom w:val="0"/>
          <w:divBdr>
            <w:top w:val="none" w:sz="0" w:space="0" w:color="auto"/>
            <w:left w:val="none" w:sz="0" w:space="0" w:color="auto"/>
            <w:bottom w:val="none" w:sz="0" w:space="0" w:color="auto"/>
            <w:right w:val="none" w:sz="0" w:space="0" w:color="auto"/>
          </w:divBdr>
          <w:divsChild>
            <w:div w:id="805002755">
              <w:marLeft w:val="0"/>
              <w:marRight w:val="0"/>
              <w:marTop w:val="0"/>
              <w:marBottom w:val="0"/>
              <w:divBdr>
                <w:top w:val="none" w:sz="0" w:space="0" w:color="auto"/>
                <w:left w:val="none" w:sz="0" w:space="0" w:color="auto"/>
                <w:bottom w:val="none" w:sz="0" w:space="0" w:color="auto"/>
                <w:right w:val="none" w:sz="0" w:space="0" w:color="auto"/>
              </w:divBdr>
              <w:divsChild>
                <w:div w:id="1924216647">
                  <w:marLeft w:val="0"/>
                  <w:marRight w:val="0"/>
                  <w:marTop w:val="0"/>
                  <w:marBottom w:val="0"/>
                  <w:divBdr>
                    <w:top w:val="none" w:sz="0" w:space="0" w:color="auto"/>
                    <w:left w:val="none" w:sz="0" w:space="0" w:color="auto"/>
                    <w:bottom w:val="none" w:sz="0" w:space="0" w:color="auto"/>
                    <w:right w:val="none" w:sz="0" w:space="0" w:color="auto"/>
                  </w:divBdr>
                  <w:divsChild>
                    <w:div w:id="767890229">
                      <w:marLeft w:val="0"/>
                      <w:marRight w:val="0"/>
                      <w:marTop w:val="0"/>
                      <w:marBottom w:val="0"/>
                      <w:divBdr>
                        <w:top w:val="none" w:sz="0" w:space="0" w:color="auto"/>
                        <w:left w:val="none" w:sz="0" w:space="0" w:color="auto"/>
                        <w:bottom w:val="none" w:sz="0" w:space="0" w:color="auto"/>
                        <w:right w:val="none" w:sz="0" w:space="0" w:color="auto"/>
                      </w:divBdr>
                      <w:divsChild>
                        <w:div w:id="111021405">
                          <w:marLeft w:val="0"/>
                          <w:marRight w:val="0"/>
                          <w:marTop w:val="0"/>
                          <w:marBottom w:val="0"/>
                          <w:divBdr>
                            <w:top w:val="none" w:sz="0" w:space="0" w:color="auto"/>
                            <w:left w:val="none" w:sz="0" w:space="0" w:color="auto"/>
                            <w:bottom w:val="none" w:sz="0" w:space="0" w:color="auto"/>
                            <w:right w:val="none" w:sz="0" w:space="0" w:color="auto"/>
                          </w:divBdr>
                          <w:divsChild>
                            <w:div w:id="350883297">
                              <w:marLeft w:val="0"/>
                              <w:marRight w:val="0"/>
                              <w:marTop w:val="0"/>
                              <w:marBottom w:val="0"/>
                              <w:divBdr>
                                <w:top w:val="none" w:sz="0" w:space="0" w:color="auto"/>
                                <w:left w:val="none" w:sz="0" w:space="0" w:color="auto"/>
                                <w:bottom w:val="none" w:sz="0" w:space="0" w:color="auto"/>
                                <w:right w:val="none" w:sz="0" w:space="0" w:color="auto"/>
                              </w:divBdr>
                              <w:divsChild>
                                <w:div w:id="677849101">
                                  <w:marLeft w:val="0"/>
                                  <w:marRight w:val="0"/>
                                  <w:marTop w:val="0"/>
                                  <w:marBottom w:val="0"/>
                                  <w:divBdr>
                                    <w:top w:val="none" w:sz="0" w:space="0" w:color="auto"/>
                                    <w:left w:val="none" w:sz="0" w:space="0" w:color="auto"/>
                                    <w:bottom w:val="none" w:sz="0" w:space="0" w:color="auto"/>
                                    <w:right w:val="none" w:sz="0" w:space="0" w:color="auto"/>
                                  </w:divBdr>
                                  <w:divsChild>
                                    <w:div w:id="230627007">
                                      <w:marLeft w:val="0"/>
                                      <w:marRight w:val="0"/>
                                      <w:marTop w:val="0"/>
                                      <w:marBottom w:val="0"/>
                                      <w:divBdr>
                                        <w:top w:val="none" w:sz="0" w:space="0" w:color="auto"/>
                                        <w:left w:val="none" w:sz="0" w:space="0" w:color="auto"/>
                                        <w:bottom w:val="none" w:sz="0" w:space="0" w:color="auto"/>
                                        <w:right w:val="none" w:sz="0" w:space="0" w:color="auto"/>
                                      </w:divBdr>
                                      <w:divsChild>
                                        <w:div w:id="966661092">
                                          <w:marLeft w:val="0"/>
                                          <w:marRight w:val="0"/>
                                          <w:marTop w:val="0"/>
                                          <w:marBottom w:val="0"/>
                                          <w:divBdr>
                                            <w:top w:val="none" w:sz="0" w:space="0" w:color="auto"/>
                                            <w:left w:val="none" w:sz="0" w:space="0" w:color="auto"/>
                                            <w:bottom w:val="none" w:sz="0" w:space="0" w:color="auto"/>
                                            <w:right w:val="none" w:sz="0" w:space="0" w:color="auto"/>
                                          </w:divBdr>
                                          <w:divsChild>
                                            <w:div w:id="951594699">
                                              <w:marLeft w:val="0"/>
                                              <w:marRight w:val="0"/>
                                              <w:marTop w:val="0"/>
                                              <w:marBottom w:val="0"/>
                                              <w:divBdr>
                                                <w:top w:val="none" w:sz="0" w:space="0" w:color="auto"/>
                                                <w:left w:val="none" w:sz="0" w:space="0" w:color="auto"/>
                                                <w:bottom w:val="none" w:sz="0" w:space="0" w:color="auto"/>
                                                <w:right w:val="none" w:sz="0" w:space="0" w:color="auto"/>
                                              </w:divBdr>
                                              <w:divsChild>
                                                <w:div w:id="1407648709">
                                                  <w:marLeft w:val="0"/>
                                                  <w:marRight w:val="0"/>
                                                  <w:marTop w:val="0"/>
                                                  <w:marBottom w:val="0"/>
                                                  <w:divBdr>
                                                    <w:top w:val="none" w:sz="0" w:space="0" w:color="auto"/>
                                                    <w:left w:val="none" w:sz="0" w:space="0" w:color="auto"/>
                                                    <w:bottom w:val="none" w:sz="0" w:space="0" w:color="auto"/>
                                                    <w:right w:val="none" w:sz="0" w:space="0" w:color="auto"/>
                                                  </w:divBdr>
                                                  <w:divsChild>
                                                    <w:div w:id="881012942">
                                                      <w:marLeft w:val="0"/>
                                                      <w:marRight w:val="0"/>
                                                      <w:marTop w:val="0"/>
                                                      <w:marBottom w:val="0"/>
                                                      <w:divBdr>
                                                        <w:top w:val="none" w:sz="0" w:space="0" w:color="auto"/>
                                                        <w:left w:val="none" w:sz="0" w:space="0" w:color="auto"/>
                                                        <w:bottom w:val="none" w:sz="0" w:space="0" w:color="auto"/>
                                                        <w:right w:val="none" w:sz="0" w:space="0" w:color="auto"/>
                                                      </w:divBdr>
                                                      <w:divsChild>
                                                        <w:div w:id="1523321174">
                                                          <w:marLeft w:val="0"/>
                                                          <w:marRight w:val="0"/>
                                                          <w:marTop w:val="0"/>
                                                          <w:marBottom w:val="0"/>
                                                          <w:divBdr>
                                                            <w:top w:val="none" w:sz="0" w:space="0" w:color="auto"/>
                                                            <w:left w:val="none" w:sz="0" w:space="0" w:color="auto"/>
                                                            <w:bottom w:val="none" w:sz="0" w:space="0" w:color="auto"/>
                                                            <w:right w:val="none" w:sz="0" w:space="0" w:color="auto"/>
                                                          </w:divBdr>
                                                          <w:divsChild>
                                                            <w:div w:id="909968140">
                                                              <w:marLeft w:val="0"/>
                                                              <w:marRight w:val="0"/>
                                                              <w:marTop w:val="0"/>
                                                              <w:marBottom w:val="0"/>
                                                              <w:divBdr>
                                                                <w:top w:val="none" w:sz="0" w:space="0" w:color="auto"/>
                                                                <w:left w:val="none" w:sz="0" w:space="0" w:color="auto"/>
                                                                <w:bottom w:val="none" w:sz="0" w:space="0" w:color="auto"/>
                                                                <w:right w:val="none" w:sz="0" w:space="0" w:color="auto"/>
                                                              </w:divBdr>
                                                              <w:divsChild>
                                                                <w:div w:id="69739120">
                                                                  <w:marLeft w:val="0"/>
                                                                  <w:marRight w:val="0"/>
                                                                  <w:marTop w:val="0"/>
                                                                  <w:marBottom w:val="0"/>
                                                                  <w:divBdr>
                                                                    <w:top w:val="none" w:sz="0" w:space="0" w:color="auto"/>
                                                                    <w:left w:val="none" w:sz="0" w:space="0" w:color="auto"/>
                                                                    <w:bottom w:val="none" w:sz="0" w:space="0" w:color="auto"/>
                                                                    <w:right w:val="none" w:sz="0" w:space="0" w:color="auto"/>
                                                                  </w:divBdr>
                                                                  <w:divsChild>
                                                                    <w:div w:id="860554234">
                                                                      <w:marLeft w:val="0"/>
                                                                      <w:marRight w:val="0"/>
                                                                      <w:marTop w:val="0"/>
                                                                      <w:marBottom w:val="0"/>
                                                                      <w:divBdr>
                                                                        <w:top w:val="none" w:sz="0" w:space="0" w:color="auto"/>
                                                                        <w:left w:val="none" w:sz="0" w:space="0" w:color="auto"/>
                                                                        <w:bottom w:val="none" w:sz="0" w:space="0" w:color="auto"/>
                                                                        <w:right w:val="none" w:sz="0" w:space="0" w:color="auto"/>
                                                                      </w:divBdr>
                                                                      <w:divsChild>
                                                                        <w:div w:id="1151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1337848">
      <w:bodyDiv w:val="1"/>
      <w:marLeft w:val="0"/>
      <w:marRight w:val="0"/>
      <w:marTop w:val="0"/>
      <w:marBottom w:val="0"/>
      <w:divBdr>
        <w:top w:val="none" w:sz="0" w:space="0" w:color="auto"/>
        <w:left w:val="none" w:sz="0" w:space="0" w:color="auto"/>
        <w:bottom w:val="none" w:sz="0" w:space="0" w:color="auto"/>
        <w:right w:val="none" w:sz="0" w:space="0" w:color="auto"/>
      </w:divBdr>
    </w:div>
    <w:div w:id="485630700">
      <w:bodyDiv w:val="1"/>
      <w:marLeft w:val="0"/>
      <w:marRight w:val="0"/>
      <w:marTop w:val="0"/>
      <w:marBottom w:val="0"/>
      <w:divBdr>
        <w:top w:val="none" w:sz="0" w:space="0" w:color="auto"/>
        <w:left w:val="none" w:sz="0" w:space="0" w:color="auto"/>
        <w:bottom w:val="none" w:sz="0" w:space="0" w:color="auto"/>
        <w:right w:val="none" w:sz="0" w:space="0" w:color="auto"/>
      </w:divBdr>
      <w:divsChild>
        <w:div w:id="48848039">
          <w:marLeft w:val="0"/>
          <w:marRight w:val="0"/>
          <w:marTop w:val="0"/>
          <w:marBottom w:val="0"/>
          <w:divBdr>
            <w:top w:val="none" w:sz="0" w:space="0" w:color="auto"/>
            <w:left w:val="none" w:sz="0" w:space="0" w:color="auto"/>
            <w:bottom w:val="none" w:sz="0" w:space="0" w:color="auto"/>
            <w:right w:val="none" w:sz="0" w:space="0" w:color="auto"/>
          </w:divBdr>
        </w:div>
      </w:divsChild>
    </w:div>
    <w:div w:id="503518296">
      <w:bodyDiv w:val="1"/>
      <w:marLeft w:val="0"/>
      <w:marRight w:val="0"/>
      <w:marTop w:val="0"/>
      <w:marBottom w:val="0"/>
      <w:divBdr>
        <w:top w:val="none" w:sz="0" w:space="0" w:color="auto"/>
        <w:left w:val="none" w:sz="0" w:space="0" w:color="auto"/>
        <w:bottom w:val="none" w:sz="0" w:space="0" w:color="auto"/>
        <w:right w:val="none" w:sz="0" w:space="0" w:color="auto"/>
      </w:divBdr>
    </w:div>
    <w:div w:id="582568988">
      <w:bodyDiv w:val="1"/>
      <w:marLeft w:val="0"/>
      <w:marRight w:val="0"/>
      <w:marTop w:val="0"/>
      <w:marBottom w:val="0"/>
      <w:divBdr>
        <w:top w:val="none" w:sz="0" w:space="0" w:color="auto"/>
        <w:left w:val="none" w:sz="0" w:space="0" w:color="auto"/>
        <w:bottom w:val="none" w:sz="0" w:space="0" w:color="auto"/>
        <w:right w:val="none" w:sz="0" w:space="0" w:color="auto"/>
      </w:divBdr>
    </w:div>
    <w:div w:id="685516794">
      <w:bodyDiv w:val="1"/>
      <w:marLeft w:val="0"/>
      <w:marRight w:val="0"/>
      <w:marTop w:val="0"/>
      <w:marBottom w:val="0"/>
      <w:divBdr>
        <w:top w:val="none" w:sz="0" w:space="0" w:color="auto"/>
        <w:left w:val="none" w:sz="0" w:space="0" w:color="auto"/>
        <w:bottom w:val="none" w:sz="0" w:space="0" w:color="auto"/>
        <w:right w:val="none" w:sz="0" w:space="0" w:color="auto"/>
      </w:divBdr>
      <w:divsChild>
        <w:div w:id="808278734">
          <w:marLeft w:val="0"/>
          <w:marRight w:val="0"/>
          <w:marTop w:val="0"/>
          <w:marBottom w:val="0"/>
          <w:divBdr>
            <w:top w:val="none" w:sz="0" w:space="0" w:color="auto"/>
            <w:left w:val="none" w:sz="0" w:space="0" w:color="auto"/>
            <w:bottom w:val="none" w:sz="0" w:space="0" w:color="auto"/>
            <w:right w:val="none" w:sz="0" w:space="0" w:color="auto"/>
          </w:divBdr>
        </w:div>
      </w:divsChild>
    </w:div>
    <w:div w:id="703821954">
      <w:bodyDiv w:val="1"/>
      <w:marLeft w:val="0"/>
      <w:marRight w:val="0"/>
      <w:marTop w:val="0"/>
      <w:marBottom w:val="0"/>
      <w:divBdr>
        <w:top w:val="none" w:sz="0" w:space="0" w:color="auto"/>
        <w:left w:val="none" w:sz="0" w:space="0" w:color="auto"/>
        <w:bottom w:val="none" w:sz="0" w:space="0" w:color="auto"/>
        <w:right w:val="none" w:sz="0" w:space="0" w:color="auto"/>
      </w:divBdr>
      <w:divsChild>
        <w:div w:id="565458935">
          <w:marLeft w:val="0"/>
          <w:marRight w:val="0"/>
          <w:marTop w:val="0"/>
          <w:marBottom w:val="0"/>
          <w:divBdr>
            <w:top w:val="none" w:sz="0" w:space="0" w:color="auto"/>
            <w:left w:val="none" w:sz="0" w:space="0" w:color="auto"/>
            <w:bottom w:val="none" w:sz="0" w:space="0" w:color="auto"/>
            <w:right w:val="none" w:sz="0" w:space="0" w:color="auto"/>
          </w:divBdr>
          <w:divsChild>
            <w:div w:id="754672871">
              <w:marLeft w:val="0"/>
              <w:marRight w:val="0"/>
              <w:marTop w:val="0"/>
              <w:marBottom w:val="0"/>
              <w:divBdr>
                <w:top w:val="none" w:sz="0" w:space="0" w:color="auto"/>
                <w:left w:val="none" w:sz="0" w:space="0" w:color="auto"/>
                <w:bottom w:val="none" w:sz="0" w:space="0" w:color="auto"/>
                <w:right w:val="none" w:sz="0" w:space="0" w:color="auto"/>
              </w:divBdr>
              <w:divsChild>
                <w:div w:id="1962570875">
                  <w:marLeft w:val="0"/>
                  <w:marRight w:val="0"/>
                  <w:marTop w:val="0"/>
                  <w:marBottom w:val="0"/>
                  <w:divBdr>
                    <w:top w:val="none" w:sz="0" w:space="0" w:color="auto"/>
                    <w:left w:val="none" w:sz="0" w:space="0" w:color="auto"/>
                    <w:bottom w:val="none" w:sz="0" w:space="0" w:color="auto"/>
                    <w:right w:val="none" w:sz="0" w:space="0" w:color="auto"/>
                  </w:divBdr>
                  <w:divsChild>
                    <w:div w:id="301345798">
                      <w:marLeft w:val="0"/>
                      <w:marRight w:val="0"/>
                      <w:marTop w:val="0"/>
                      <w:marBottom w:val="0"/>
                      <w:divBdr>
                        <w:top w:val="none" w:sz="0" w:space="0" w:color="auto"/>
                        <w:left w:val="none" w:sz="0" w:space="0" w:color="auto"/>
                        <w:bottom w:val="none" w:sz="0" w:space="0" w:color="auto"/>
                        <w:right w:val="none" w:sz="0" w:space="0" w:color="auto"/>
                      </w:divBdr>
                      <w:divsChild>
                        <w:div w:id="1463156793">
                          <w:marLeft w:val="0"/>
                          <w:marRight w:val="0"/>
                          <w:marTop w:val="0"/>
                          <w:marBottom w:val="0"/>
                          <w:divBdr>
                            <w:top w:val="none" w:sz="0" w:space="0" w:color="auto"/>
                            <w:left w:val="none" w:sz="0" w:space="0" w:color="auto"/>
                            <w:bottom w:val="none" w:sz="0" w:space="0" w:color="auto"/>
                            <w:right w:val="none" w:sz="0" w:space="0" w:color="auto"/>
                          </w:divBdr>
                          <w:divsChild>
                            <w:div w:id="800418095">
                              <w:marLeft w:val="0"/>
                              <w:marRight w:val="0"/>
                              <w:marTop w:val="0"/>
                              <w:marBottom w:val="0"/>
                              <w:divBdr>
                                <w:top w:val="none" w:sz="0" w:space="0" w:color="auto"/>
                                <w:left w:val="none" w:sz="0" w:space="0" w:color="auto"/>
                                <w:bottom w:val="none" w:sz="0" w:space="0" w:color="auto"/>
                                <w:right w:val="none" w:sz="0" w:space="0" w:color="auto"/>
                              </w:divBdr>
                              <w:divsChild>
                                <w:div w:id="1027098904">
                                  <w:marLeft w:val="0"/>
                                  <w:marRight w:val="0"/>
                                  <w:marTop w:val="0"/>
                                  <w:marBottom w:val="0"/>
                                  <w:divBdr>
                                    <w:top w:val="none" w:sz="0" w:space="0" w:color="auto"/>
                                    <w:left w:val="none" w:sz="0" w:space="0" w:color="auto"/>
                                    <w:bottom w:val="none" w:sz="0" w:space="0" w:color="auto"/>
                                    <w:right w:val="none" w:sz="0" w:space="0" w:color="auto"/>
                                  </w:divBdr>
                                  <w:divsChild>
                                    <w:div w:id="1559394324">
                                      <w:marLeft w:val="0"/>
                                      <w:marRight w:val="0"/>
                                      <w:marTop w:val="0"/>
                                      <w:marBottom w:val="0"/>
                                      <w:divBdr>
                                        <w:top w:val="none" w:sz="0" w:space="0" w:color="auto"/>
                                        <w:left w:val="none" w:sz="0" w:space="0" w:color="auto"/>
                                        <w:bottom w:val="none" w:sz="0" w:space="0" w:color="auto"/>
                                        <w:right w:val="none" w:sz="0" w:space="0" w:color="auto"/>
                                      </w:divBdr>
                                      <w:divsChild>
                                        <w:div w:id="1264414827">
                                          <w:marLeft w:val="0"/>
                                          <w:marRight w:val="0"/>
                                          <w:marTop w:val="0"/>
                                          <w:marBottom w:val="0"/>
                                          <w:divBdr>
                                            <w:top w:val="none" w:sz="0" w:space="0" w:color="auto"/>
                                            <w:left w:val="none" w:sz="0" w:space="0" w:color="auto"/>
                                            <w:bottom w:val="none" w:sz="0" w:space="0" w:color="auto"/>
                                            <w:right w:val="none" w:sz="0" w:space="0" w:color="auto"/>
                                          </w:divBdr>
                                          <w:divsChild>
                                            <w:div w:id="68963252">
                                              <w:marLeft w:val="0"/>
                                              <w:marRight w:val="0"/>
                                              <w:marTop w:val="0"/>
                                              <w:marBottom w:val="0"/>
                                              <w:divBdr>
                                                <w:top w:val="none" w:sz="0" w:space="0" w:color="auto"/>
                                                <w:left w:val="none" w:sz="0" w:space="0" w:color="auto"/>
                                                <w:bottom w:val="none" w:sz="0" w:space="0" w:color="auto"/>
                                                <w:right w:val="none" w:sz="0" w:space="0" w:color="auto"/>
                                              </w:divBdr>
                                              <w:divsChild>
                                                <w:div w:id="442114214">
                                                  <w:marLeft w:val="0"/>
                                                  <w:marRight w:val="0"/>
                                                  <w:marTop w:val="0"/>
                                                  <w:marBottom w:val="0"/>
                                                  <w:divBdr>
                                                    <w:top w:val="none" w:sz="0" w:space="0" w:color="auto"/>
                                                    <w:left w:val="none" w:sz="0" w:space="0" w:color="auto"/>
                                                    <w:bottom w:val="none" w:sz="0" w:space="0" w:color="auto"/>
                                                    <w:right w:val="none" w:sz="0" w:space="0" w:color="auto"/>
                                                  </w:divBdr>
                                                  <w:divsChild>
                                                    <w:div w:id="905143120">
                                                      <w:marLeft w:val="0"/>
                                                      <w:marRight w:val="0"/>
                                                      <w:marTop w:val="0"/>
                                                      <w:marBottom w:val="0"/>
                                                      <w:divBdr>
                                                        <w:top w:val="none" w:sz="0" w:space="0" w:color="auto"/>
                                                        <w:left w:val="none" w:sz="0" w:space="0" w:color="auto"/>
                                                        <w:bottom w:val="none" w:sz="0" w:space="0" w:color="auto"/>
                                                        <w:right w:val="none" w:sz="0" w:space="0" w:color="auto"/>
                                                      </w:divBdr>
                                                      <w:divsChild>
                                                        <w:div w:id="426122877">
                                                          <w:marLeft w:val="0"/>
                                                          <w:marRight w:val="0"/>
                                                          <w:marTop w:val="0"/>
                                                          <w:marBottom w:val="0"/>
                                                          <w:divBdr>
                                                            <w:top w:val="none" w:sz="0" w:space="0" w:color="auto"/>
                                                            <w:left w:val="none" w:sz="0" w:space="0" w:color="auto"/>
                                                            <w:bottom w:val="none" w:sz="0" w:space="0" w:color="auto"/>
                                                            <w:right w:val="none" w:sz="0" w:space="0" w:color="auto"/>
                                                          </w:divBdr>
                                                          <w:divsChild>
                                                            <w:div w:id="72556854">
                                                              <w:marLeft w:val="0"/>
                                                              <w:marRight w:val="0"/>
                                                              <w:marTop w:val="0"/>
                                                              <w:marBottom w:val="0"/>
                                                              <w:divBdr>
                                                                <w:top w:val="none" w:sz="0" w:space="0" w:color="auto"/>
                                                                <w:left w:val="none" w:sz="0" w:space="0" w:color="auto"/>
                                                                <w:bottom w:val="none" w:sz="0" w:space="0" w:color="auto"/>
                                                                <w:right w:val="none" w:sz="0" w:space="0" w:color="auto"/>
                                                              </w:divBdr>
                                                              <w:divsChild>
                                                                <w:div w:id="287980201">
                                                                  <w:marLeft w:val="0"/>
                                                                  <w:marRight w:val="0"/>
                                                                  <w:marTop w:val="0"/>
                                                                  <w:marBottom w:val="0"/>
                                                                  <w:divBdr>
                                                                    <w:top w:val="none" w:sz="0" w:space="0" w:color="auto"/>
                                                                    <w:left w:val="none" w:sz="0" w:space="0" w:color="auto"/>
                                                                    <w:bottom w:val="none" w:sz="0" w:space="0" w:color="auto"/>
                                                                    <w:right w:val="none" w:sz="0" w:space="0" w:color="auto"/>
                                                                  </w:divBdr>
                                                                  <w:divsChild>
                                                                    <w:div w:id="428356011">
                                                                      <w:marLeft w:val="0"/>
                                                                      <w:marRight w:val="0"/>
                                                                      <w:marTop w:val="0"/>
                                                                      <w:marBottom w:val="0"/>
                                                                      <w:divBdr>
                                                                        <w:top w:val="none" w:sz="0" w:space="0" w:color="auto"/>
                                                                        <w:left w:val="none" w:sz="0" w:space="0" w:color="auto"/>
                                                                        <w:bottom w:val="none" w:sz="0" w:space="0" w:color="auto"/>
                                                                        <w:right w:val="none" w:sz="0" w:space="0" w:color="auto"/>
                                                                      </w:divBdr>
                                                                      <w:divsChild>
                                                                        <w:div w:id="17499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2489037">
      <w:bodyDiv w:val="1"/>
      <w:marLeft w:val="0"/>
      <w:marRight w:val="0"/>
      <w:marTop w:val="0"/>
      <w:marBottom w:val="0"/>
      <w:divBdr>
        <w:top w:val="none" w:sz="0" w:space="0" w:color="auto"/>
        <w:left w:val="none" w:sz="0" w:space="0" w:color="auto"/>
        <w:bottom w:val="none" w:sz="0" w:space="0" w:color="auto"/>
        <w:right w:val="none" w:sz="0" w:space="0" w:color="auto"/>
      </w:divBdr>
    </w:div>
    <w:div w:id="744765613">
      <w:bodyDiv w:val="1"/>
      <w:marLeft w:val="0"/>
      <w:marRight w:val="0"/>
      <w:marTop w:val="0"/>
      <w:marBottom w:val="0"/>
      <w:divBdr>
        <w:top w:val="none" w:sz="0" w:space="0" w:color="auto"/>
        <w:left w:val="none" w:sz="0" w:space="0" w:color="auto"/>
        <w:bottom w:val="none" w:sz="0" w:space="0" w:color="auto"/>
        <w:right w:val="none" w:sz="0" w:space="0" w:color="auto"/>
      </w:divBdr>
      <w:divsChild>
        <w:div w:id="1166243366">
          <w:marLeft w:val="0"/>
          <w:marRight w:val="0"/>
          <w:marTop w:val="0"/>
          <w:marBottom w:val="0"/>
          <w:divBdr>
            <w:top w:val="none" w:sz="0" w:space="0" w:color="auto"/>
            <w:left w:val="none" w:sz="0" w:space="0" w:color="auto"/>
            <w:bottom w:val="none" w:sz="0" w:space="0" w:color="auto"/>
            <w:right w:val="none" w:sz="0" w:space="0" w:color="auto"/>
          </w:divBdr>
        </w:div>
      </w:divsChild>
    </w:div>
    <w:div w:id="758402189">
      <w:bodyDiv w:val="1"/>
      <w:marLeft w:val="0"/>
      <w:marRight w:val="0"/>
      <w:marTop w:val="0"/>
      <w:marBottom w:val="0"/>
      <w:divBdr>
        <w:top w:val="none" w:sz="0" w:space="0" w:color="auto"/>
        <w:left w:val="none" w:sz="0" w:space="0" w:color="auto"/>
        <w:bottom w:val="none" w:sz="0" w:space="0" w:color="auto"/>
        <w:right w:val="none" w:sz="0" w:space="0" w:color="auto"/>
      </w:divBdr>
      <w:divsChild>
        <w:div w:id="1043018513">
          <w:marLeft w:val="0"/>
          <w:marRight w:val="0"/>
          <w:marTop w:val="0"/>
          <w:marBottom w:val="0"/>
          <w:divBdr>
            <w:top w:val="none" w:sz="0" w:space="0" w:color="auto"/>
            <w:left w:val="none" w:sz="0" w:space="0" w:color="auto"/>
            <w:bottom w:val="none" w:sz="0" w:space="0" w:color="auto"/>
            <w:right w:val="none" w:sz="0" w:space="0" w:color="auto"/>
          </w:divBdr>
        </w:div>
      </w:divsChild>
    </w:div>
    <w:div w:id="1045064553">
      <w:bodyDiv w:val="1"/>
      <w:marLeft w:val="0"/>
      <w:marRight w:val="0"/>
      <w:marTop w:val="0"/>
      <w:marBottom w:val="0"/>
      <w:divBdr>
        <w:top w:val="none" w:sz="0" w:space="0" w:color="auto"/>
        <w:left w:val="none" w:sz="0" w:space="0" w:color="auto"/>
        <w:bottom w:val="none" w:sz="0" w:space="0" w:color="auto"/>
        <w:right w:val="none" w:sz="0" w:space="0" w:color="auto"/>
      </w:divBdr>
      <w:divsChild>
        <w:div w:id="100807455">
          <w:marLeft w:val="0"/>
          <w:marRight w:val="0"/>
          <w:marTop w:val="0"/>
          <w:marBottom w:val="0"/>
          <w:divBdr>
            <w:top w:val="none" w:sz="0" w:space="0" w:color="auto"/>
            <w:left w:val="none" w:sz="0" w:space="0" w:color="auto"/>
            <w:bottom w:val="none" w:sz="0" w:space="0" w:color="auto"/>
            <w:right w:val="none" w:sz="0" w:space="0" w:color="auto"/>
          </w:divBdr>
        </w:div>
      </w:divsChild>
    </w:div>
    <w:div w:id="1078285051">
      <w:bodyDiv w:val="1"/>
      <w:marLeft w:val="0"/>
      <w:marRight w:val="0"/>
      <w:marTop w:val="0"/>
      <w:marBottom w:val="0"/>
      <w:divBdr>
        <w:top w:val="none" w:sz="0" w:space="0" w:color="auto"/>
        <w:left w:val="none" w:sz="0" w:space="0" w:color="auto"/>
        <w:bottom w:val="none" w:sz="0" w:space="0" w:color="auto"/>
        <w:right w:val="none" w:sz="0" w:space="0" w:color="auto"/>
      </w:divBdr>
    </w:div>
    <w:div w:id="1091393575">
      <w:bodyDiv w:val="1"/>
      <w:marLeft w:val="0"/>
      <w:marRight w:val="0"/>
      <w:marTop w:val="0"/>
      <w:marBottom w:val="0"/>
      <w:divBdr>
        <w:top w:val="none" w:sz="0" w:space="0" w:color="auto"/>
        <w:left w:val="none" w:sz="0" w:space="0" w:color="auto"/>
        <w:bottom w:val="none" w:sz="0" w:space="0" w:color="auto"/>
        <w:right w:val="none" w:sz="0" w:space="0" w:color="auto"/>
      </w:divBdr>
    </w:div>
    <w:div w:id="1190681963">
      <w:bodyDiv w:val="1"/>
      <w:marLeft w:val="0"/>
      <w:marRight w:val="0"/>
      <w:marTop w:val="0"/>
      <w:marBottom w:val="0"/>
      <w:divBdr>
        <w:top w:val="none" w:sz="0" w:space="0" w:color="auto"/>
        <w:left w:val="none" w:sz="0" w:space="0" w:color="auto"/>
        <w:bottom w:val="none" w:sz="0" w:space="0" w:color="auto"/>
        <w:right w:val="none" w:sz="0" w:space="0" w:color="auto"/>
      </w:divBdr>
      <w:divsChild>
        <w:div w:id="800657314">
          <w:marLeft w:val="0"/>
          <w:marRight w:val="0"/>
          <w:marTop w:val="0"/>
          <w:marBottom w:val="0"/>
          <w:divBdr>
            <w:top w:val="none" w:sz="0" w:space="0" w:color="auto"/>
            <w:left w:val="none" w:sz="0" w:space="0" w:color="auto"/>
            <w:bottom w:val="none" w:sz="0" w:space="0" w:color="auto"/>
            <w:right w:val="none" w:sz="0" w:space="0" w:color="auto"/>
          </w:divBdr>
          <w:divsChild>
            <w:div w:id="756444189">
              <w:marLeft w:val="0"/>
              <w:marRight w:val="0"/>
              <w:marTop w:val="0"/>
              <w:marBottom w:val="0"/>
              <w:divBdr>
                <w:top w:val="none" w:sz="0" w:space="0" w:color="auto"/>
                <w:left w:val="none" w:sz="0" w:space="0" w:color="auto"/>
                <w:bottom w:val="none" w:sz="0" w:space="0" w:color="auto"/>
                <w:right w:val="none" w:sz="0" w:space="0" w:color="auto"/>
              </w:divBdr>
              <w:divsChild>
                <w:div w:id="2052922004">
                  <w:marLeft w:val="0"/>
                  <w:marRight w:val="0"/>
                  <w:marTop w:val="0"/>
                  <w:marBottom w:val="0"/>
                  <w:divBdr>
                    <w:top w:val="none" w:sz="0" w:space="0" w:color="auto"/>
                    <w:left w:val="none" w:sz="0" w:space="0" w:color="auto"/>
                    <w:bottom w:val="none" w:sz="0" w:space="0" w:color="auto"/>
                    <w:right w:val="none" w:sz="0" w:space="0" w:color="auto"/>
                  </w:divBdr>
                  <w:divsChild>
                    <w:div w:id="1721400388">
                      <w:marLeft w:val="0"/>
                      <w:marRight w:val="0"/>
                      <w:marTop w:val="0"/>
                      <w:marBottom w:val="0"/>
                      <w:divBdr>
                        <w:top w:val="none" w:sz="0" w:space="0" w:color="auto"/>
                        <w:left w:val="none" w:sz="0" w:space="0" w:color="auto"/>
                        <w:bottom w:val="none" w:sz="0" w:space="0" w:color="auto"/>
                        <w:right w:val="none" w:sz="0" w:space="0" w:color="auto"/>
                      </w:divBdr>
                      <w:divsChild>
                        <w:div w:id="805313991">
                          <w:marLeft w:val="0"/>
                          <w:marRight w:val="0"/>
                          <w:marTop w:val="0"/>
                          <w:marBottom w:val="0"/>
                          <w:divBdr>
                            <w:top w:val="none" w:sz="0" w:space="0" w:color="auto"/>
                            <w:left w:val="none" w:sz="0" w:space="0" w:color="auto"/>
                            <w:bottom w:val="none" w:sz="0" w:space="0" w:color="auto"/>
                            <w:right w:val="none" w:sz="0" w:space="0" w:color="auto"/>
                          </w:divBdr>
                          <w:divsChild>
                            <w:div w:id="724253294">
                              <w:marLeft w:val="0"/>
                              <w:marRight w:val="0"/>
                              <w:marTop w:val="0"/>
                              <w:marBottom w:val="0"/>
                              <w:divBdr>
                                <w:top w:val="none" w:sz="0" w:space="0" w:color="auto"/>
                                <w:left w:val="none" w:sz="0" w:space="0" w:color="auto"/>
                                <w:bottom w:val="none" w:sz="0" w:space="0" w:color="auto"/>
                                <w:right w:val="none" w:sz="0" w:space="0" w:color="auto"/>
                              </w:divBdr>
                              <w:divsChild>
                                <w:div w:id="554898594">
                                  <w:marLeft w:val="0"/>
                                  <w:marRight w:val="0"/>
                                  <w:marTop w:val="0"/>
                                  <w:marBottom w:val="0"/>
                                  <w:divBdr>
                                    <w:top w:val="none" w:sz="0" w:space="0" w:color="auto"/>
                                    <w:left w:val="none" w:sz="0" w:space="0" w:color="auto"/>
                                    <w:bottom w:val="none" w:sz="0" w:space="0" w:color="auto"/>
                                    <w:right w:val="none" w:sz="0" w:space="0" w:color="auto"/>
                                  </w:divBdr>
                                  <w:divsChild>
                                    <w:div w:id="812216222">
                                      <w:marLeft w:val="0"/>
                                      <w:marRight w:val="0"/>
                                      <w:marTop w:val="0"/>
                                      <w:marBottom w:val="0"/>
                                      <w:divBdr>
                                        <w:top w:val="none" w:sz="0" w:space="0" w:color="auto"/>
                                        <w:left w:val="none" w:sz="0" w:space="0" w:color="auto"/>
                                        <w:bottom w:val="none" w:sz="0" w:space="0" w:color="auto"/>
                                        <w:right w:val="none" w:sz="0" w:space="0" w:color="auto"/>
                                      </w:divBdr>
                                      <w:divsChild>
                                        <w:div w:id="2002125078">
                                          <w:marLeft w:val="0"/>
                                          <w:marRight w:val="0"/>
                                          <w:marTop w:val="0"/>
                                          <w:marBottom w:val="0"/>
                                          <w:divBdr>
                                            <w:top w:val="none" w:sz="0" w:space="0" w:color="auto"/>
                                            <w:left w:val="none" w:sz="0" w:space="0" w:color="auto"/>
                                            <w:bottom w:val="none" w:sz="0" w:space="0" w:color="auto"/>
                                            <w:right w:val="none" w:sz="0" w:space="0" w:color="auto"/>
                                          </w:divBdr>
                                          <w:divsChild>
                                            <w:div w:id="183247587">
                                              <w:marLeft w:val="0"/>
                                              <w:marRight w:val="0"/>
                                              <w:marTop w:val="0"/>
                                              <w:marBottom w:val="0"/>
                                              <w:divBdr>
                                                <w:top w:val="none" w:sz="0" w:space="0" w:color="auto"/>
                                                <w:left w:val="none" w:sz="0" w:space="0" w:color="auto"/>
                                                <w:bottom w:val="none" w:sz="0" w:space="0" w:color="auto"/>
                                                <w:right w:val="none" w:sz="0" w:space="0" w:color="auto"/>
                                              </w:divBdr>
                                              <w:divsChild>
                                                <w:div w:id="1784302527">
                                                  <w:marLeft w:val="0"/>
                                                  <w:marRight w:val="0"/>
                                                  <w:marTop w:val="0"/>
                                                  <w:marBottom w:val="0"/>
                                                  <w:divBdr>
                                                    <w:top w:val="none" w:sz="0" w:space="0" w:color="auto"/>
                                                    <w:left w:val="none" w:sz="0" w:space="0" w:color="auto"/>
                                                    <w:bottom w:val="none" w:sz="0" w:space="0" w:color="auto"/>
                                                    <w:right w:val="none" w:sz="0" w:space="0" w:color="auto"/>
                                                  </w:divBdr>
                                                  <w:divsChild>
                                                    <w:div w:id="2112703239">
                                                      <w:marLeft w:val="0"/>
                                                      <w:marRight w:val="0"/>
                                                      <w:marTop w:val="0"/>
                                                      <w:marBottom w:val="0"/>
                                                      <w:divBdr>
                                                        <w:top w:val="none" w:sz="0" w:space="0" w:color="auto"/>
                                                        <w:left w:val="none" w:sz="0" w:space="0" w:color="auto"/>
                                                        <w:bottom w:val="none" w:sz="0" w:space="0" w:color="auto"/>
                                                        <w:right w:val="none" w:sz="0" w:space="0" w:color="auto"/>
                                                      </w:divBdr>
                                                      <w:divsChild>
                                                        <w:div w:id="58211209">
                                                          <w:marLeft w:val="0"/>
                                                          <w:marRight w:val="0"/>
                                                          <w:marTop w:val="0"/>
                                                          <w:marBottom w:val="0"/>
                                                          <w:divBdr>
                                                            <w:top w:val="none" w:sz="0" w:space="0" w:color="auto"/>
                                                            <w:left w:val="none" w:sz="0" w:space="0" w:color="auto"/>
                                                            <w:bottom w:val="none" w:sz="0" w:space="0" w:color="auto"/>
                                                            <w:right w:val="none" w:sz="0" w:space="0" w:color="auto"/>
                                                          </w:divBdr>
                                                          <w:divsChild>
                                                            <w:div w:id="2109616522">
                                                              <w:marLeft w:val="0"/>
                                                              <w:marRight w:val="0"/>
                                                              <w:marTop w:val="0"/>
                                                              <w:marBottom w:val="0"/>
                                                              <w:divBdr>
                                                                <w:top w:val="none" w:sz="0" w:space="0" w:color="auto"/>
                                                                <w:left w:val="none" w:sz="0" w:space="0" w:color="auto"/>
                                                                <w:bottom w:val="none" w:sz="0" w:space="0" w:color="auto"/>
                                                                <w:right w:val="none" w:sz="0" w:space="0" w:color="auto"/>
                                                              </w:divBdr>
                                                              <w:divsChild>
                                                                <w:div w:id="188182012">
                                                                  <w:marLeft w:val="0"/>
                                                                  <w:marRight w:val="0"/>
                                                                  <w:marTop w:val="0"/>
                                                                  <w:marBottom w:val="0"/>
                                                                  <w:divBdr>
                                                                    <w:top w:val="none" w:sz="0" w:space="0" w:color="auto"/>
                                                                    <w:left w:val="none" w:sz="0" w:space="0" w:color="auto"/>
                                                                    <w:bottom w:val="none" w:sz="0" w:space="0" w:color="auto"/>
                                                                    <w:right w:val="none" w:sz="0" w:space="0" w:color="auto"/>
                                                                  </w:divBdr>
                                                                  <w:divsChild>
                                                                    <w:div w:id="425224533">
                                                                      <w:marLeft w:val="0"/>
                                                                      <w:marRight w:val="0"/>
                                                                      <w:marTop w:val="0"/>
                                                                      <w:marBottom w:val="0"/>
                                                                      <w:divBdr>
                                                                        <w:top w:val="none" w:sz="0" w:space="0" w:color="auto"/>
                                                                        <w:left w:val="none" w:sz="0" w:space="0" w:color="auto"/>
                                                                        <w:bottom w:val="none" w:sz="0" w:space="0" w:color="auto"/>
                                                                        <w:right w:val="none" w:sz="0" w:space="0" w:color="auto"/>
                                                                      </w:divBdr>
                                                                      <w:divsChild>
                                                                        <w:div w:id="390546796">
                                                                          <w:marLeft w:val="0"/>
                                                                          <w:marRight w:val="0"/>
                                                                          <w:marTop w:val="0"/>
                                                                          <w:marBottom w:val="0"/>
                                                                          <w:divBdr>
                                                                            <w:top w:val="none" w:sz="0" w:space="0" w:color="auto"/>
                                                                            <w:left w:val="none" w:sz="0" w:space="0" w:color="auto"/>
                                                                            <w:bottom w:val="none" w:sz="0" w:space="0" w:color="auto"/>
                                                                            <w:right w:val="none" w:sz="0" w:space="0" w:color="auto"/>
                                                                          </w:divBdr>
                                                                        </w:div>
                                                                        <w:div w:id="1263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8580966">
      <w:bodyDiv w:val="1"/>
      <w:marLeft w:val="0"/>
      <w:marRight w:val="0"/>
      <w:marTop w:val="0"/>
      <w:marBottom w:val="0"/>
      <w:divBdr>
        <w:top w:val="none" w:sz="0" w:space="0" w:color="auto"/>
        <w:left w:val="none" w:sz="0" w:space="0" w:color="auto"/>
        <w:bottom w:val="none" w:sz="0" w:space="0" w:color="auto"/>
        <w:right w:val="none" w:sz="0" w:space="0" w:color="auto"/>
      </w:divBdr>
    </w:div>
    <w:div w:id="1403942793">
      <w:bodyDiv w:val="1"/>
      <w:marLeft w:val="0"/>
      <w:marRight w:val="0"/>
      <w:marTop w:val="0"/>
      <w:marBottom w:val="0"/>
      <w:divBdr>
        <w:top w:val="none" w:sz="0" w:space="0" w:color="auto"/>
        <w:left w:val="none" w:sz="0" w:space="0" w:color="auto"/>
        <w:bottom w:val="none" w:sz="0" w:space="0" w:color="auto"/>
        <w:right w:val="none" w:sz="0" w:space="0" w:color="auto"/>
      </w:divBdr>
    </w:div>
    <w:div w:id="1424498960">
      <w:bodyDiv w:val="1"/>
      <w:marLeft w:val="0"/>
      <w:marRight w:val="0"/>
      <w:marTop w:val="0"/>
      <w:marBottom w:val="0"/>
      <w:divBdr>
        <w:top w:val="none" w:sz="0" w:space="0" w:color="auto"/>
        <w:left w:val="none" w:sz="0" w:space="0" w:color="auto"/>
        <w:bottom w:val="none" w:sz="0" w:space="0" w:color="auto"/>
        <w:right w:val="none" w:sz="0" w:space="0" w:color="auto"/>
      </w:divBdr>
      <w:divsChild>
        <w:div w:id="1133138001">
          <w:marLeft w:val="0"/>
          <w:marRight w:val="0"/>
          <w:marTop w:val="0"/>
          <w:marBottom w:val="0"/>
          <w:divBdr>
            <w:top w:val="none" w:sz="0" w:space="0" w:color="auto"/>
            <w:left w:val="none" w:sz="0" w:space="0" w:color="auto"/>
            <w:bottom w:val="none" w:sz="0" w:space="0" w:color="auto"/>
            <w:right w:val="none" w:sz="0" w:space="0" w:color="auto"/>
          </w:divBdr>
          <w:divsChild>
            <w:div w:id="466318292">
              <w:marLeft w:val="0"/>
              <w:marRight w:val="0"/>
              <w:marTop w:val="0"/>
              <w:marBottom w:val="0"/>
              <w:divBdr>
                <w:top w:val="none" w:sz="0" w:space="0" w:color="auto"/>
                <w:left w:val="none" w:sz="0" w:space="0" w:color="auto"/>
                <w:bottom w:val="none" w:sz="0" w:space="0" w:color="auto"/>
                <w:right w:val="none" w:sz="0" w:space="0" w:color="auto"/>
              </w:divBdr>
              <w:divsChild>
                <w:div w:id="2035959513">
                  <w:marLeft w:val="0"/>
                  <w:marRight w:val="0"/>
                  <w:marTop w:val="0"/>
                  <w:marBottom w:val="0"/>
                  <w:divBdr>
                    <w:top w:val="none" w:sz="0" w:space="0" w:color="auto"/>
                    <w:left w:val="none" w:sz="0" w:space="0" w:color="auto"/>
                    <w:bottom w:val="none" w:sz="0" w:space="0" w:color="auto"/>
                    <w:right w:val="none" w:sz="0" w:space="0" w:color="auto"/>
                  </w:divBdr>
                  <w:divsChild>
                    <w:div w:id="1397971330">
                      <w:marLeft w:val="0"/>
                      <w:marRight w:val="0"/>
                      <w:marTop w:val="0"/>
                      <w:marBottom w:val="0"/>
                      <w:divBdr>
                        <w:top w:val="none" w:sz="0" w:space="0" w:color="auto"/>
                        <w:left w:val="none" w:sz="0" w:space="0" w:color="auto"/>
                        <w:bottom w:val="none" w:sz="0" w:space="0" w:color="auto"/>
                        <w:right w:val="none" w:sz="0" w:space="0" w:color="auto"/>
                      </w:divBdr>
                      <w:divsChild>
                        <w:div w:id="604728199">
                          <w:marLeft w:val="0"/>
                          <w:marRight w:val="0"/>
                          <w:marTop w:val="0"/>
                          <w:marBottom w:val="0"/>
                          <w:divBdr>
                            <w:top w:val="none" w:sz="0" w:space="0" w:color="auto"/>
                            <w:left w:val="none" w:sz="0" w:space="0" w:color="auto"/>
                            <w:bottom w:val="none" w:sz="0" w:space="0" w:color="auto"/>
                            <w:right w:val="none" w:sz="0" w:space="0" w:color="auto"/>
                          </w:divBdr>
                          <w:divsChild>
                            <w:div w:id="500583413">
                              <w:marLeft w:val="0"/>
                              <w:marRight w:val="0"/>
                              <w:marTop w:val="0"/>
                              <w:marBottom w:val="0"/>
                              <w:divBdr>
                                <w:top w:val="none" w:sz="0" w:space="0" w:color="auto"/>
                                <w:left w:val="none" w:sz="0" w:space="0" w:color="auto"/>
                                <w:bottom w:val="none" w:sz="0" w:space="0" w:color="auto"/>
                                <w:right w:val="none" w:sz="0" w:space="0" w:color="auto"/>
                              </w:divBdr>
                              <w:divsChild>
                                <w:div w:id="967591011">
                                  <w:marLeft w:val="0"/>
                                  <w:marRight w:val="0"/>
                                  <w:marTop w:val="0"/>
                                  <w:marBottom w:val="0"/>
                                  <w:divBdr>
                                    <w:top w:val="none" w:sz="0" w:space="0" w:color="auto"/>
                                    <w:left w:val="none" w:sz="0" w:space="0" w:color="auto"/>
                                    <w:bottom w:val="none" w:sz="0" w:space="0" w:color="auto"/>
                                    <w:right w:val="none" w:sz="0" w:space="0" w:color="auto"/>
                                  </w:divBdr>
                                  <w:divsChild>
                                    <w:div w:id="235362712">
                                      <w:marLeft w:val="0"/>
                                      <w:marRight w:val="0"/>
                                      <w:marTop w:val="0"/>
                                      <w:marBottom w:val="0"/>
                                      <w:divBdr>
                                        <w:top w:val="none" w:sz="0" w:space="0" w:color="auto"/>
                                        <w:left w:val="none" w:sz="0" w:space="0" w:color="auto"/>
                                        <w:bottom w:val="none" w:sz="0" w:space="0" w:color="auto"/>
                                        <w:right w:val="none" w:sz="0" w:space="0" w:color="auto"/>
                                      </w:divBdr>
                                      <w:divsChild>
                                        <w:div w:id="672337307">
                                          <w:marLeft w:val="0"/>
                                          <w:marRight w:val="0"/>
                                          <w:marTop w:val="0"/>
                                          <w:marBottom w:val="0"/>
                                          <w:divBdr>
                                            <w:top w:val="none" w:sz="0" w:space="0" w:color="auto"/>
                                            <w:left w:val="none" w:sz="0" w:space="0" w:color="auto"/>
                                            <w:bottom w:val="none" w:sz="0" w:space="0" w:color="auto"/>
                                            <w:right w:val="none" w:sz="0" w:space="0" w:color="auto"/>
                                          </w:divBdr>
                                          <w:divsChild>
                                            <w:div w:id="775097859">
                                              <w:marLeft w:val="0"/>
                                              <w:marRight w:val="0"/>
                                              <w:marTop w:val="0"/>
                                              <w:marBottom w:val="0"/>
                                              <w:divBdr>
                                                <w:top w:val="none" w:sz="0" w:space="0" w:color="auto"/>
                                                <w:left w:val="none" w:sz="0" w:space="0" w:color="auto"/>
                                                <w:bottom w:val="none" w:sz="0" w:space="0" w:color="auto"/>
                                                <w:right w:val="none" w:sz="0" w:space="0" w:color="auto"/>
                                              </w:divBdr>
                                              <w:divsChild>
                                                <w:div w:id="6644307">
                                                  <w:marLeft w:val="0"/>
                                                  <w:marRight w:val="0"/>
                                                  <w:marTop w:val="0"/>
                                                  <w:marBottom w:val="0"/>
                                                  <w:divBdr>
                                                    <w:top w:val="none" w:sz="0" w:space="0" w:color="auto"/>
                                                    <w:left w:val="none" w:sz="0" w:space="0" w:color="auto"/>
                                                    <w:bottom w:val="none" w:sz="0" w:space="0" w:color="auto"/>
                                                    <w:right w:val="none" w:sz="0" w:space="0" w:color="auto"/>
                                                  </w:divBdr>
                                                  <w:divsChild>
                                                    <w:div w:id="2045252009">
                                                      <w:marLeft w:val="0"/>
                                                      <w:marRight w:val="0"/>
                                                      <w:marTop w:val="0"/>
                                                      <w:marBottom w:val="0"/>
                                                      <w:divBdr>
                                                        <w:top w:val="none" w:sz="0" w:space="0" w:color="auto"/>
                                                        <w:left w:val="none" w:sz="0" w:space="0" w:color="auto"/>
                                                        <w:bottom w:val="none" w:sz="0" w:space="0" w:color="auto"/>
                                                        <w:right w:val="none" w:sz="0" w:space="0" w:color="auto"/>
                                                      </w:divBdr>
                                                      <w:divsChild>
                                                        <w:div w:id="1253011594">
                                                          <w:marLeft w:val="0"/>
                                                          <w:marRight w:val="0"/>
                                                          <w:marTop w:val="0"/>
                                                          <w:marBottom w:val="0"/>
                                                          <w:divBdr>
                                                            <w:top w:val="none" w:sz="0" w:space="0" w:color="auto"/>
                                                            <w:left w:val="none" w:sz="0" w:space="0" w:color="auto"/>
                                                            <w:bottom w:val="none" w:sz="0" w:space="0" w:color="auto"/>
                                                            <w:right w:val="none" w:sz="0" w:space="0" w:color="auto"/>
                                                          </w:divBdr>
                                                          <w:divsChild>
                                                            <w:div w:id="1900045174">
                                                              <w:marLeft w:val="0"/>
                                                              <w:marRight w:val="0"/>
                                                              <w:marTop w:val="0"/>
                                                              <w:marBottom w:val="0"/>
                                                              <w:divBdr>
                                                                <w:top w:val="none" w:sz="0" w:space="0" w:color="auto"/>
                                                                <w:left w:val="none" w:sz="0" w:space="0" w:color="auto"/>
                                                                <w:bottom w:val="none" w:sz="0" w:space="0" w:color="auto"/>
                                                                <w:right w:val="none" w:sz="0" w:space="0" w:color="auto"/>
                                                              </w:divBdr>
                                                              <w:divsChild>
                                                                <w:div w:id="1315648632">
                                                                  <w:marLeft w:val="0"/>
                                                                  <w:marRight w:val="0"/>
                                                                  <w:marTop w:val="0"/>
                                                                  <w:marBottom w:val="0"/>
                                                                  <w:divBdr>
                                                                    <w:top w:val="none" w:sz="0" w:space="0" w:color="auto"/>
                                                                    <w:left w:val="none" w:sz="0" w:space="0" w:color="auto"/>
                                                                    <w:bottom w:val="none" w:sz="0" w:space="0" w:color="auto"/>
                                                                    <w:right w:val="none" w:sz="0" w:space="0" w:color="auto"/>
                                                                  </w:divBdr>
                                                                  <w:divsChild>
                                                                    <w:div w:id="1792936529">
                                                                      <w:marLeft w:val="0"/>
                                                                      <w:marRight w:val="0"/>
                                                                      <w:marTop w:val="0"/>
                                                                      <w:marBottom w:val="0"/>
                                                                      <w:divBdr>
                                                                        <w:top w:val="none" w:sz="0" w:space="0" w:color="auto"/>
                                                                        <w:left w:val="none" w:sz="0" w:space="0" w:color="auto"/>
                                                                        <w:bottom w:val="none" w:sz="0" w:space="0" w:color="auto"/>
                                                                        <w:right w:val="none" w:sz="0" w:space="0" w:color="auto"/>
                                                                      </w:divBdr>
                                                                      <w:divsChild>
                                                                        <w:div w:id="5156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648078">
      <w:bodyDiv w:val="1"/>
      <w:marLeft w:val="0"/>
      <w:marRight w:val="0"/>
      <w:marTop w:val="0"/>
      <w:marBottom w:val="0"/>
      <w:divBdr>
        <w:top w:val="none" w:sz="0" w:space="0" w:color="auto"/>
        <w:left w:val="none" w:sz="0" w:space="0" w:color="auto"/>
        <w:bottom w:val="none" w:sz="0" w:space="0" w:color="auto"/>
        <w:right w:val="none" w:sz="0" w:space="0" w:color="auto"/>
      </w:divBdr>
      <w:divsChild>
        <w:div w:id="1860662669">
          <w:marLeft w:val="0"/>
          <w:marRight w:val="0"/>
          <w:marTop w:val="0"/>
          <w:marBottom w:val="0"/>
          <w:divBdr>
            <w:top w:val="none" w:sz="0" w:space="0" w:color="auto"/>
            <w:left w:val="none" w:sz="0" w:space="0" w:color="auto"/>
            <w:bottom w:val="none" w:sz="0" w:space="0" w:color="auto"/>
            <w:right w:val="none" w:sz="0" w:space="0" w:color="auto"/>
          </w:divBdr>
          <w:divsChild>
            <w:div w:id="1165509336">
              <w:marLeft w:val="0"/>
              <w:marRight w:val="0"/>
              <w:marTop w:val="0"/>
              <w:marBottom w:val="0"/>
              <w:divBdr>
                <w:top w:val="none" w:sz="0" w:space="0" w:color="auto"/>
                <w:left w:val="none" w:sz="0" w:space="0" w:color="auto"/>
                <w:bottom w:val="none" w:sz="0" w:space="0" w:color="auto"/>
                <w:right w:val="none" w:sz="0" w:space="0" w:color="auto"/>
              </w:divBdr>
              <w:divsChild>
                <w:div w:id="54210358">
                  <w:marLeft w:val="0"/>
                  <w:marRight w:val="0"/>
                  <w:marTop w:val="0"/>
                  <w:marBottom w:val="0"/>
                  <w:divBdr>
                    <w:top w:val="none" w:sz="0" w:space="0" w:color="auto"/>
                    <w:left w:val="none" w:sz="0" w:space="0" w:color="auto"/>
                    <w:bottom w:val="none" w:sz="0" w:space="0" w:color="auto"/>
                    <w:right w:val="none" w:sz="0" w:space="0" w:color="auto"/>
                  </w:divBdr>
                  <w:divsChild>
                    <w:div w:id="550069812">
                      <w:marLeft w:val="0"/>
                      <w:marRight w:val="0"/>
                      <w:marTop w:val="0"/>
                      <w:marBottom w:val="0"/>
                      <w:divBdr>
                        <w:top w:val="none" w:sz="0" w:space="0" w:color="auto"/>
                        <w:left w:val="none" w:sz="0" w:space="0" w:color="auto"/>
                        <w:bottom w:val="none" w:sz="0" w:space="0" w:color="auto"/>
                        <w:right w:val="none" w:sz="0" w:space="0" w:color="auto"/>
                      </w:divBdr>
                      <w:divsChild>
                        <w:div w:id="989821047">
                          <w:marLeft w:val="0"/>
                          <w:marRight w:val="0"/>
                          <w:marTop w:val="0"/>
                          <w:marBottom w:val="0"/>
                          <w:divBdr>
                            <w:top w:val="none" w:sz="0" w:space="0" w:color="auto"/>
                            <w:left w:val="none" w:sz="0" w:space="0" w:color="auto"/>
                            <w:bottom w:val="none" w:sz="0" w:space="0" w:color="auto"/>
                            <w:right w:val="none" w:sz="0" w:space="0" w:color="auto"/>
                          </w:divBdr>
                          <w:divsChild>
                            <w:div w:id="1785926822">
                              <w:marLeft w:val="0"/>
                              <w:marRight w:val="0"/>
                              <w:marTop w:val="0"/>
                              <w:marBottom w:val="0"/>
                              <w:divBdr>
                                <w:top w:val="none" w:sz="0" w:space="0" w:color="auto"/>
                                <w:left w:val="none" w:sz="0" w:space="0" w:color="auto"/>
                                <w:bottom w:val="none" w:sz="0" w:space="0" w:color="auto"/>
                                <w:right w:val="none" w:sz="0" w:space="0" w:color="auto"/>
                              </w:divBdr>
                              <w:divsChild>
                                <w:div w:id="741874199">
                                  <w:marLeft w:val="0"/>
                                  <w:marRight w:val="0"/>
                                  <w:marTop w:val="0"/>
                                  <w:marBottom w:val="0"/>
                                  <w:divBdr>
                                    <w:top w:val="none" w:sz="0" w:space="0" w:color="auto"/>
                                    <w:left w:val="none" w:sz="0" w:space="0" w:color="auto"/>
                                    <w:bottom w:val="none" w:sz="0" w:space="0" w:color="auto"/>
                                    <w:right w:val="none" w:sz="0" w:space="0" w:color="auto"/>
                                  </w:divBdr>
                                  <w:divsChild>
                                    <w:div w:id="1487890574">
                                      <w:marLeft w:val="0"/>
                                      <w:marRight w:val="0"/>
                                      <w:marTop w:val="0"/>
                                      <w:marBottom w:val="0"/>
                                      <w:divBdr>
                                        <w:top w:val="none" w:sz="0" w:space="0" w:color="auto"/>
                                        <w:left w:val="none" w:sz="0" w:space="0" w:color="auto"/>
                                        <w:bottom w:val="none" w:sz="0" w:space="0" w:color="auto"/>
                                        <w:right w:val="none" w:sz="0" w:space="0" w:color="auto"/>
                                      </w:divBdr>
                                      <w:divsChild>
                                        <w:div w:id="1770394851">
                                          <w:marLeft w:val="0"/>
                                          <w:marRight w:val="0"/>
                                          <w:marTop w:val="0"/>
                                          <w:marBottom w:val="0"/>
                                          <w:divBdr>
                                            <w:top w:val="none" w:sz="0" w:space="0" w:color="auto"/>
                                            <w:left w:val="none" w:sz="0" w:space="0" w:color="auto"/>
                                            <w:bottom w:val="none" w:sz="0" w:space="0" w:color="auto"/>
                                            <w:right w:val="none" w:sz="0" w:space="0" w:color="auto"/>
                                          </w:divBdr>
                                          <w:divsChild>
                                            <w:div w:id="881477870">
                                              <w:marLeft w:val="0"/>
                                              <w:marRight w:val="0"/>
                                              <w:marTop w:val="0"/>
                                              <w:marBottom w:val="0"/>
                                              <w:divBdr>
                                                <w:top w:val="none" w:sz="0" w:space="0" w:color="auto"/>
                                                <w:left w:val="none" w:sz="0" w:space="0" w:color="auto"/>
                                                <w:bottom w:val="none" w:sz="0" w:space="0" w:color="auto"/>
                                                <w:right w:val="none" w:sz="0" w:space="0" w:color="auto"/>
                                              </w:divBdr>
                                              <w:divsChild>
                                                <w:div w:id="691952377">
                                                  <w:marLeft w:val="0"/>
                                                  <w:marRight w:val="0"/>
                                                  <w:marTop w:val="0"/>
                                                  <w:marBottom w:val="0"/>
                                                  <w:divBdr>
                                                    <w:top w:val="none" w:sz="0" w:space="0" w:color="auto"/>
                                                    <w:left w:val="none" w:sz="0" w:space="0" w:color="auto"/>
                                                    <w:bottom w:val="none" w:sz="0" w:space="0" w:color="auto"/>
                                                    <w:right w:val="none" w:sz="0" w:space="0" w:color="auto"/>
                                                  </w:divBdr>
                                                  <w:divsChild>
                                                    <w:div w:id="1271355426">
                                                      <w:marLeft w:val="0"/>
                                                      <w:marRight w:val="0"/>
                                                      <w:marTop w:val="0"/>
                                                      <w:marBottom w:val="0"/>
                                                      <w:divBdr>
                                                        <w:top w:val="none" w:sz="0" w:space="0" w:color="auto"/>
                                                        <w:left w:val="none" w:sz="0" w:space="0" w:color="auto"/>
                                                        <w:bottom w:val="none" w:sz="0" w:space="0" w:color="auto"/>
                                                        <w:right w:val="none" w:sz="0" w:space="0" w:color="auto"/>
                                                      </w:divBdr>
                                                      <w:divsChild>
                                                        <w:div w:id="228200291">
                                                          <w:marLeft w:val="0"/>
                                                          <w:marRight w:val="0"/>
                                                          <w:marTop w:val="0"/>
                                                          <w:marBottom w:val="0"/>
                                                          <w:divBdr>
                                                            <w:top w:val="none" w:sz="0" w:space="0" w:color="auto"/>
                                                            <w:left w:val="none" w:sz="0" w:space="0" w:color="auto"/>
                                                            <w:bottom w:val="none" w:sz="0" w:space="0" w:color="auto"/>
                                                            <w:right w:val="none" w:sz="0" w:space="0" w:color="auto"/>
                                                          </w:divBdr>
                                                          <w:divsChild>
                                                            <w:div w:id="1877935648">
                                                              <w:marLeft w:val="0"/>
                                                              <w:marRight w:val="0"/>
                                                              <w:marTop w:val="0"/>
                                                              <w:marBottom w:val="0"/>
                                                              <w:divBdr>
                                                                <w:top w:val="none" w:sz="0" w:space="0" w:color="auto"/>
                                                                <w:left w:val="none" w:sz="0" w:space="0" w:color="auto"/>
                                                                <w:bottom w:val="none" w:sz="0" w:space="0" w:color="auto"/>
                                                                <w:right w:val="none" w:sz="0" w:space="0" w:color="auto"/>
                                                              </w:divBdr>
                                                              <w:divsChild>
                                                                <w:div w:id="1843819024">
                                                                  <w:marLeft w:val="0"/>
                                                                  <w:marRight w:val="0"/>
                                                                  <w:marTop w:val="0"/>
                                                                  <w:marBottom w:val="0"/>
                                                                  <w:divBdr>
                                                                    <w:top w:val="none" w:sz="0" w:space="0" w:color="auto"/>
                                                                    <w:left w:val="none" w:sz="0" w:space="0" w:color="auto"/>
                                                                    <w:bottom w:val="none" w:sz="0" w:space="0" w:color="auto"/>
                                                                    <w:right w:val="none" w:sz="0" w:space="0" w:color="auto"/>
                                                                  </w:divBdr>
                                                                  <w:divsChild>
                                                                    <w:div w:id="569734742">
                                                                      <w:marLeft w:val="0"/>
                                                                      <w:marRight w:val="0"/>
                                                                      <w:marTop w:val="0"/>
                                                                      <w:marBottom w:val="0"/>
                                                                      <w:divBdr>
                                                                        <w:top w:val="none" w:sz="0" w:space="0" w:color="auto"/>
                                                                        <w:left w:val="none" w:sz="0" w:space="0" w:color="auto"/>
                                                                        <w:bottom w:val="none" w:sz="0" w:space="0" w:color="auto"/>
                                                                        <w:right w:val="none" w:sz="0" w:space="0" w:color="auto"/>
                                                                      </w:divBdr>
                                                                      <w:divsChild>
                                                                        <w:div w:id="19995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815236">
      <w:bodyDiv w:val="1"/>
      <w:marLeft w:val="0"/>
      <w:marRight w:val="0"/>
      <w:marTop w:val="0"/>
      <w:marBottom w:val="0"/>
      <w:divBdr>
        <w:top w:val="none" w:sz="0" w:space="0" w:color="auto"/>
        <w:left w:val="none" w:sz="0" w:space="0" w:color="auto"/>
        <w:bottom w:val="none" w:sz="0" w:space="0" w:color="auto"/>
        <w:right w:val="none" w:sz="0" w:space="0" w:color="auto"/>
      </w:divBdr>
      <w:divsChild>
        <w:div w:id="2136950405">
          <w:marLeft w:val="0"/>
          <w:marRight w:val="0"/>
          <w:marTop w:val="0"/>
          <w:marBottom w:val="0"/>
          <w:divBdr>
            <w:top w:val="none" w:sz="0" w:space="0" w:color="auto"/>
            <w:left w:val="none" w:sz="0" w:space="0" w:color="auto"/>
            <w:bottom w:val="none" w:sz="0" w:space="0" w:color="auto"/>
            <w:right w:val="none" w:sz="0" w:space="0" w:color="auto"/>
          </w:divBdr>
          <w:divsChild>
            <w:div w:id="1289436007">
              <w:marLeft w:val="0"/>
              <w:marRight w:val="0"/>
              <w:marTop w:val="0"/>
              <w:marBottom w:val="0"/>
              <w:divBdr>
                <w:top w:val="none" w:sz="0" w:space="0" w:color="auto"/>
                <w:left w:val="none" w:sz="0" w:space="0" w:color="auto"/>
                <w:bottom w:val="none" w:sz="0" w:space="0" w:color="auto"/>
                <w:right w:val="none" w:sz="0" w:space="0" w:color="auto"/>
              </w:divBdr>
              <w:divsChild>
                <w:div w:id="1501508340">
                  <w:marLeft w:val="0"/>
                  <w:marRight w:val="0"/>
                  <w:marTop w:val="0"/>
                  <w:marBottom w:val="0"/>
                  <w:divBdr>
                    <w:top w:val="none" w:sz="0" w:space="0" w:color="auto"/>
                    <w:left w:val="none" w:sz="0" w:space="0" w:color="auto"/>
                    <w:bottom w:val="none" w:sz="0" w:space="0" w:color="auto"/>
                    <w:right w:val="none" w:sz="0" w:space="0" w:color="auto"/>
                  </w:divBdr>
                  <w:divsChild>
                    <w:div w:id="94375209">
                      <w:marLeft w:val="0"/>
                      <w:marRight w:val="0"/>
                      <w:marTop w:val="0"/>
                      <w:marBottom w:val="0"/>
                      <w:divBdr>
                        <w:top w:val="none" w:sz="0" w:space="0" w:color="auto"/>
                        <w:left w:val="none" w:sz="0" w:space="0" w:color="auto"/>
                        <w:bottom w:val="none" w:sz="0" w:space="0" w:color="auto"/>
                        <w:right w:val="none" w:sz="0" w:space="0" w:color="auto"/>
                      </w:divBdr>
                      <w:divsChild>
                        <w:div w:id="17440093">
                          <w:marLeft w:val="0"/>
                          <w:marRight w:val="0"/>
                          <w:marTop w:val="0"/>
                          <w:marBottom w:val="0"/>
                          <w:divBdr>
                            <w:top w:val="none" w:sz="0" w:space="0" w:color="auto"/>
                            <w:left w:val="none" w:sz="0" w:space="0" w:color="auto"/>
                            <w:bottom w:val="none" w:sz="0" w:space="0" w:color="auto"/>
                            <w:right w:val="none" w:sz="0" w:space="0" w:color="auto"/>
                          </w:divBdr>
                          <w:divsChild>
                            <w:div w:id="381288928">
                              <w:marLeft w:val="0"/>
                              <w:marRight w:val="0"/>
                              <w:marTop w:val="0"/>
                              <w:marBottom w:val="0"/>
                              <w:divBdr>
                                <w:top w:val="none" w:sz="0" w:space="0" w:color="auto"/>
                                <w:left w:val="none" w:sz="0" w:space="0" w:color="auto"/>
                                <w:bottom w:val="none" w:sz="0" w:space="0" w:color="auto"/>
                                <w:right w:val="none" w:sz="0" w:space="0" w:color="auto"/>
                              </w:divBdr>
                              <w:divsChild>
                                <w:div w:id="2025941423">
                                  <w:marLeft w:val="0"/>
                                  <w:marRight w:val="0"/>
                                  <w:marTop w:val="0"/>
                                  <w:marBottom w:val="0"/>
                                  <w:divBdr>
                                    <w:top w:val="none" w:sz="0" w:space="0" w:color="auto"/>
                                    <w:left w:val="none" w:sz="0" w:space="0" w:color="auto"/>
                                    <w:bottom w:val="none" w:sz="0" w:space="0" w:color="auto"/>
                                    <w:right w:val="none" w:sz="0" w:space="0" w:color="auto"/>
                                  </w:divBdr>
                                  <w:divsChild>
                                    <w:div w:id="934824751">
                                      <w:marLeft w:val="0"/>
                                      <w:marRight w:val="0"/>
                                      <w:marTop w:val="0"/>
                                      <w:marBottom w:val="0"/>
                                      <w:divBdr>
                                        <w:top w:val="none" w:sz="0" w:space="0" w:color="auto"/>
                                        <w:left w:val="none" w:sz="0" w:space="0" w:color="auto"/>
                                        <w:bottom w:val="none" w:sz="0" w:space="0" w:color="auto"/>
                                        <w:right w:val="none" w:sz="0" w:space="0" w:color="auto"/>
                                      </w:divBdr>
                                      <w:divsChild>
                                        <w:div w:id="957368767">
                                          <w:marLeft w:val="0"/>
                                          <w:marRight w:val="0"/>
                                          <w:marTop w:val="0"/>
                                          <w:marBottom w:val="0"/>
                                          <w:divBdr>
                                            <w:top w:val="none" w:sz="0" w:space="0" w:color="auto"/>
                                            <w:left w:val="none" w:sz="0" w:space="0" w:color="auto"/>
                                            <w:bottom w:val="none" w:sz="0" w:space="0" w:color="auto"/>
                                            <w:right w:val="none" w:sz="0" w:space="0" w:color="auto"/>
                                          </w:divBdr>
                                          <w:divsChild>
                                            <w:div w:id="235631298">
                                              <w:marLeft w:val="0"/>
                                              <w:marRight w:val="0"/>
                                              <w:marTop w:val="0"/>
                                              <w:marBottom w:val="0"/>
                                              <w:divBdr>
                                                <w:top w:val="none" w:sz="0" w:space="0" w:color="auto"/>
                                                <w:left w:val="none" w:sz="0" w:space="0" w:color="auto"/>
                                                <w:bottom w:val="none" w:sz="0" w:space="0" w:color="auto"/>
                                                <w:right w:val="none" w:sz="0" w:space="0" w:color="auto"/>
                                              </w:divBdr>
                                              <w:divsChild>
                                                <w:div w:id="1088235036">
                                                  <w:marLeft w:val="0"/>
                                                  <w:marRight w:val="0"/>
                                                  <w:marTop w:val="0"/>
                                                  <w:marBottom w:val="0"/>
                                                  <w:divBdr>
                                                    <w:top w:val="none" w:sz="0" w:space="0" w:color="auto"/>
                                                    <w:left w:val="none" w:sz="0" w:space="0" w:color="auto"/>
                                                    <w:bottom w:val="none" w:sz="0" w:space="0" w:color="auto"/>
                                                    <w:right w:val="none" w:sz="0" w:space="0" w:color="auto"/>
                                                  </w:divBdr>
                                                  <w:divsChild>
                                                    <w:div w:id="1077895630">
                                                      <w:marLeft w:val="0"/>
                                                      <w:marRight w:val="0"/>
                                                      <w:marTop w:val="0"/>
                                                      <w:marBottom w:val="0"/>
                                                      <w:divBdr>
                                                        <w:top w:val="none" w:sz="0" w:space="0" w:color="auto"/>
                                                        <w:left w:val="none" w:sz="0" w:space="0" w:color="auto"/>
                                                        <w:bottom w:val="none" w:sz="0" w:space="0" w:color="auto"/>
                                                        <w:right w:val="none" w:sz="0" w:space="0" w:color="auto"/>
                                                      </w:divBdr>
                                                      <w:divsChild>
                                                        <w:div w:id="2107266913">
                                                          <w:marLeft w:val="0"/>
                                                          <w:marRight w:val="0"/>
                                                          <w:marTop w:val="0"/>
                                                          <w:marBottom w:val="0"/>
                                                          <w:divBdr>
                                                            <w:top w:val="none" w:sz="0" w:space="0" w:color="auto"/>
                                                            <w:left w:val="none" w:sz="0" w:space="0" w:color="auto"/>
                                                            <w:bottom w:val="none" w:sz="0" w:space="0" w:color="auto"/>
                                                            <w:right w:val="none" w:sz="0" w:space="0" w:color="auto"/>
                                                          </w:divBdr>
                                                          <w:divsChild>
                                                            <w:div w:id="1675762296">
                                                              <w:marLeft w:val="0"/>
                                                              <w:marRight w:val="0"/>
                                                              <w:marTop w:val="0"/>
                                                              <w:marBottom w:val="0"/>
                                                              <w:divBdr>
                                                                <w:top w:val="none" w:sz="0" w:space="0" w:color="auto"/>
                                                                <w:left w:val="none" w:sz="0" w:space="0" w:color="auto"/>
                                                                <w:bottom w:val="none" w:sz="0" w:space="0" w:color="auto"/>
                                                                <w:right w:val="none" w:sz="0" w:space="0" w:color="auto"/>
                                                              </w:divBdr>
                                                              <w:divsChild>
                                                                <w:div w:id="1782794685">
                                                                  <w:marLeft w:val="0"/>
                                                                  <w:marRight w:val="0"/>
                                                                  <w:marTop w:val="0"/>
                                                                  <w:marBottom w:val="0"/>
                                                                  <w:divBdr>
                                                                    <w:top w:val="none" w:sz="0" w:space="0" w:color="auto"/>
                                                                    <w:left w:val="none" w:sz="0" w:space="0" w:color="auto"/>
                                                                    <w:bottom w:val="none" w:sz="0" w:space="0" w:color="auto"/>
                                                                    <w:right w:val="none" w:sz="0" w:space="0" w:color="auto"/>
                                                                  </w:divBdr>
                                                                  <w:divsChild>
                                                                    <w:div w:id="1915123216">
                                                                      <w:marLeft w:val="0"/>
                                                                      <w:marRight w:val="0"/>
                                                                      <w:marTop w:val="0"/>
                                                                      <w:marBottom w:val="0"/>
                                                                      <w:divBdr>
                                                                        <w:top w:val="none" w:sz="0" w:space="0" w:color="auto"/>
                                                                        <w:left w:val="none" w:sz="0" w:space="0" w:color="auto"/>
                                                                        <w:bottom w:val="none" w:sz="0" w:space="0" w:color="auto"/>
                                                                        <w:right w:val="none" w:sz="0" w:space="0" w:color="auto"/>
                                                                      </w:divBdr>
                                                                      <w:divsChild>
                                                                        <w:div w:id="13253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133757">
      <w:bodyDiv w:val="1"/>
      <w:marLeft w:val="0"/>
      <w:marRight w:val="0"/>
      <w:marTop w:val="0"/>
      <w:marBottom w:val="0"/>
      <w:divBdr>
        <w:top w:val="none" w:sz="0" w:space="0" w:color="auto"/>
        <w:left w:val="none" w:sz="0" w:space="0" w:color="auto"/>
        <w:bottom w:val="none" w:sz="0" w:space="0" w:color="auto"/>
        <w:right w:val="none" w:sz="0" w:space="0" w:color="auto"/>
      </w:divBdr>
    </w:div>
    <w:div w:id="1812096201">
      <w:bodyDiv w:val="1"/>
      <w:marLeft w:val="0"/>
      <w:marRight w:val="0"/>
      <w:marTop w:val="0"/>
      <w:marBottom w:val="0"/>
      <w:divBdr>
        <w:top w:val="none" w:sz="0" w:space="0" w:color="auto"/>
        <w:left w:val="none" w:sz="0" w:space="0" w:color="auto"/>
        <w:bottom w:val="none" w:sz="0" w:space="0" w:color="auto"/>
        <w:right w:val="none" w:sz="0" w:space="0" w:color="auto"/>
      </w:divBdr>
      <w:divsChild>
        <w:div w:id="1910267830">
          <w:marLeft w:val="0"/>
          <w:marRight w:val="0"/>
          <w:marTop w:val="0"/>
          <w:marBottom w:val="0"/>
          <w:divBdr>
            <w:top w:val="none" w:sz="0" w:space="0" w:color="auto"/>
            <w:left w:val="none" w:sz="0" w:space="0" w:color="auto"/>
            <w:bottom w:val="none" w:sz="0" w:space="0" w:color="auto"/>
            <w:right w:val="none" w:sz="0" w:space="0" w:color="auto"/>
          </w:divBdr>
        </w:div>
      </w:divsChild>
    </w:div>
    <w:div w:id="1821270742">
      <w:bodyDiv w:val="1"/>
      <w:marLeft w:val="0"/>
      <w:marRight w:val="0"/>
      <w:marTop w:val="0"/>
      <w:marBottom w:val="0"/>
      <w:divBdr>
        <w:top w:val="none" w:sz="0" w:space="0" w:color="auto"/>
        <w:left w:val="none" w:sz="0" w:space="0" w:color="auto"/>
        <w:bottom w:val="none" w:sz="0" w:space="0" w:color="auto"/>
        <w:right w:val="none" w:sz="0" w:space="0" w:color="auto"/>
      </w:divBdr>
      <w:divsChild>
        <w:div w:id="506752898">
          <w:marLeft w:val="0"/>
          <w:marRight w:val="0"/>
          <w:marTop w:val="0"/>
          <w:marBottom w:val="0"/>
          <w:divBdr>
            <w:top w:val="none" w:sz="0" w:space="0" w:color="auto"/>
            <w:left w:val="none" w:sz="0" w:space="0" w:color="auto"/>
            <w:bottom w:val="none" w:sz="0" w:space="0" w:color="auto"/>
            <w:right w:val="none" w:sz="0" w:space="0" w:color="auto"/>
          </w:divBdr>
          <w:divsChild>
            <w:div w:id="68120127">
              <w:marLeft w:val="0"/>
              <w:marRight w:val="0"/>
              <w:marTop w:val="0"/>
              <w:marBottom w:val="0"/>
              <w:divBdr>
                <w:top w:val="none" w:sz="0" w:space="0" w:color="auto"/>
                <w:left w:val="none" w:sz="0" w:space="0" w:color="auto"/>
                <w:bottom w:val="none" w:sz="0" w:space="0" w:color="auto"/>
                <w:right w:val="none" w:sz="0" w:space="0" w:color="auto"/>
              </w:divBdr>
              <w:divsChild>
                <w:div w:id="765811295">
                  <w:marLeft w:val="0"/>
                  <w:marRight w:val="0"/>
                  <w:marTop w:val="0"/>
                  <w:marBottom w:val="0"/>
                  <w:divBdr>
                    <w:top w:val="none" w:sz="0" w:space="0" w:color="auto"/>
                    <w:left w:val="none" w:sz="0" w:space="0" w:color="auto"/>
                    <w:bottom w:val="none" w:sz="0" w:space="0" w:color="auto"/>
                    <w:right w:val="none" w:sz="0" w:space="0" w:color="auto"/>
                  </w:divBdr>
                  <w:divsChild>
                    <w:div w:id="204030825">
                      <w:marLeft w:val="0"/>
                      <w:marRight w:val="0"/>
                      <w:marTop w:val="0"/>
                      <w:marBottom w:val="0"/>
                      <w:divBdr>
                        <w:top w:val="none" w:sz="0" w:space="0" w:color="auto"/>
                        <w:left w:val="none" w:sz="0" w:space="0" w:color="auto"/>
                        <w:bottom w:val="none" w:sz="0" w:space="0" w:color="auto"/>
                        <w:right w:val="none" w:sz="0" w:space="0" w:color="auto"/>
                      </w:divBdr>
                      <w:divsChild>
                        <w:div w:id="556863453">
                          <w:marLeft w:val="0"/>
                          <w:marRight w:val="0"/>
                          <w:marTop w:val="0"/>
                          <w:marBottom w:val="0"/>
                          <w:divBdr>
                            <w:top w:val="none" w:sz="0" w:space="0" w:color="auto"/>
                            <w:left w:val="none" w:sz="0" w:space="0" w:color="auto"/>
                            <w:bottom w:val="none" w:sz="0" w:space="0" w:color="auto"/>
                            <w:right w:val="none" w:sz="0" w:space="0" w:color="auto"/>
                          </w:divBdr>
                          <w:divsChild>
                            <w:div w:id="2102293990">
                              <w:marLeft w:val="0"/>
                              <w:marRight w:val="0"/>
                              <w:marTop w:val="0"/>
                              <w:marBottom w:val="0"/>
                              <w:divBdr>
                                <w:top w:val="none" w:sz="0" w:space="0" w:color="auto"/>
                                <w:left w:val="none" w:sz="0" w:space="0" w:color="auto"/>
                                <w:bottom w:val="none" w:sz="0" w:space="0" w:color="auto"/>
                                <w:right w:val="none" w:sz="0" w:space="0" w:color="auto"/>
                              </w:divBdr>
                              <w:divsChild>
                                <w:div w:id="1362895374">
                                  <w:marLeft w:val="0"/>
                                  <w:marRight w:val="0"/>
                                  <w:marTop w:val="0"/>
                                  <w:marBottom w:val="0"/>
                                  <w:divBdr>
                                    <w:top w:val="none" w:sz="0" w:space="0" w:color="auto"/>
                                    <w:left w:val="none" w:sz="0" w:space="0" w:color="auto"/>
                                    <w:bottom w:val="none" w:sz="0" w:space="0" w:color="auto"/>
                                    <w:right w:val="none" w:sz="0" w:space="0" w:color="auto"/>
                                  </w:divBdr>
                                  <w:divsChild>
                                    <w:div w:id="1742749566">
                                      <w:marLeft w:val="0"/>
                                      <w:marRight w:val="0"/>
                                      <w:marTop w:val="0"/>
                                      <w:marBottom w:val="0"/>
                                      <w:divBdr>
                                        <w:top w:val="none" w:sz="0" w:space="0" w:color="auto"/>
                                        <w:left w:val="none" w:sz="0" w:space="0" w:color="auto"/>
                                        <w:bottom w:val="none" w:sz="0" w:space="0" w:color="auto"/>
                                        <w:right w:val="none" w:sz="0" w:space="0" w:color="auto"/>
                                      </w:divBdr>
                                      <w:divsChild>
                                        <w:div w:id="1240364386">
                                          <w:marLeft w:val="0"/>
                                          <w:marRight w:val="0"/>
                                          <w:marTop w:val="0"/>
                                          <w:marBottom w:val="0"/>
                                          <w:divBdr>
                                            <w:top w:val="none" w:sz="0" w:space="0" w:color="auto"/>
                                            <w:left w:val="none" w:sz="0" w:space="0" w:color="auto"/>
                                            <w:bottom w:val="none" w:sz="0" w:space="0" w:color="auto"/>
                                            <w:right w:val="none" w:sz="0" w:space="0" w:color="auto"/>
                                          </w:divBdr>
                                          <w:divsChild>
                                            <w:div w:id="1348481710">
                                              <w:marLeft w:val="0"/>
                                              <w:marRight w:val="0"/>
                                              <w:marTop w:val="0"/>
                                              <w:marBottom w:val="0"/>
                                              <w:divBdr>
                                                <w:top w:val="none" w:sz="0" w:space="0" w:color="auto"/>
                                                <w:left w:val="none" w:sz="0" w:space="0" w:color="auto"/>
                                                <w:bottom w:val="none" w:sz="0" w:space="0" w:color="auto"/>
                                                <w:right w:val="none" w:sz="0" w:space="0" w:color="auto"/>
                                              </w:divBdr>
                                              <w:divsChild>
                                                <w:div w:id="988750732">
                                                  <w:marLeft w:val="0"/>
                                                  <w:marRight w:val="0"/>
                                                  <w:marTop w:val="0"/>
                                                  <w:marBottom w:val="0"/>
                                                  <w:divBdr>
                                                    <w:top w:val="none" w:sz="0" w:space="0" w:color="auto"/>
                                                    <w:left w:val="none" w:sz="0" w:space="0" w:color="auto"/>
                                                    <w:bottom w:val="none" w:sz="0" w:space="0" w:color="auto"/>
                                                    <w:right w:val="none" w:sz="0" w:space="0" w:color="auto"/>
                                                  </w:divBdr>
                                                  <w:divsChild>
                                                    <w:div w:id="1511290396">
                                                      <w:marLeft w:val="0"/>
                                                      <w:marRight w:val="0"/>
                                                      <w:marTop w:val="0"/>
                                                      <w:marBottom w:val="0"/>
                                                      <w:divBdr>
                                                        <w:top w:val="none" w:sz="0" w:space="0" w:color="auto"/>
                                                        <w:left w:val="none" w:sz="0" w:space="0" w:color="auto"/>
                                                        <w:bottom w:val="none" w:sz="0" w:space="0" w:color="auto"/>
                                                        <w:right w:val="none" w:sz="0" w:space="0" w:color="auto"/>
                                                      </w:divBdr>
                                                      <w:divsChild>
                                                        <w:div w:id="1490559831">
                                                          <w:marLeft w:val="0"/>
                                                          <w:marRight w:val="0"/>
                                                          <w:marTop w:val="0"/>
                                                          <w:marBottom w:val="0"/>
                                                          <w:divBdr>
                                                            <w:top w:val="none" w:sz="0" w:space="0" w:color="auto"/>
                                                            <w:left w:val="none" w:sz="0" w:space="0" w:color="auto"/>
                                                            <w:bottom w:val="none" w:sz="0" w:space="0" w:color="auto"/>
                                                            <w:right w:val="none" w:sz="0" w:space="0" w:color="auto"/>
                                                          </w:divBdr>
                                                          <w:divsChild>
                                                            <w:div w:id="476143104">
                                                              <w:marLeft w:val="0"/>
                                                              <w:marRight w:val="0"/>
                                                              <w:marTop w:val="0"/>
                                                              <w:marBottom w:val="0"/>
                                                              <w:divBdr>
                                                                <w:top w:val="none" w:sz="0" w:space="0" w:color="auto"/>
                                                                <w:left w:val="none" w:sz="0" w:space="0" w:color="auto"/>
                                                                <w:bottom w:val="none" w:sz="0" w:space="0" w:color="auto"/>
                                                                <w:right w:val="none" w:sz="0" w:space="0" w:color="auto"/>
                                                              </w:divBdr>
                                                              <w:divsChild>
                                                                <w:div w:id="111561577">
                                                                  <w:marLeft w:val="0"/>
                                                                  <w:marRight w:val="0"/>
                                                                  <w:marTop w:val="0"/>
                                                                  <w:marBottom w:val="0"/>
                                                                  <w:divBdr>
                                                                    <w:top w:val="none" w:sz="0" w:space="0" w:color="auto"/>
                                                                    <w:left w:val="none" w:sz="0" w:space="0" w:color="auto"/>
                                                                    <w:bottom w:val="none" w:sz="0" w:space="0" w:color="auto"/>
                                                                    <w:right w:val="none" w:sz="0" w:space="0" w:color="auto"/>
                                                                  </w:divBdr>
                                                                  <w:divsChild>
                                                                    <w:div w:id="124010040">
                                                                      <w:marLeft w:val="0"/>
                                                                      <w:marRight w:val="0"/>
                                                                      <w:marTop w:val="0"/>
                                                                      <w:marBottom w:val="0"/>
                                                                      <w:divBdr>
                                                                        <w:top w:val="none" w:sz="0" w:space="0" w:color="auto"/>
                                                                        <w:left w:val="none" w:sz="0" w:space="0" w:color="auto"/>
                                                                        <w:bottom w:val="none" w:sz="0" w:space="0" w:color="auto"/>
                                                                        <w:right w:val="none" w:sz="0" w:space="0" w:color="auto"/>
                                                                      </w:divBdr>
                                                                      <w:divsChild>
                                                                        <w:div w:id="1803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1699054">
      <w:bodyDiv w:val="1"/>
      <w:marLeft w:val="0"/>
      <w:marRight w:val="0"/>
      <w:marTop w:val="0"/>
      <w:marBottom w:val="0"/>
      <w:divBdr>
        <w:top w:val="none" w:sz="0" w:space="0" w:color="auto"/>
        <w:left w:val="none" w:sz="0" w:space="0" w:color="auto"/>
        <w:bottom w:val="none" w:sz="0" w:space="0" w:color="auto"/>
        <w:right w:val="none" w:sz="0" w:space="0" w:color="auto"/>
      </w:divBdr>
    </w:div>
    <w:div w:id="1950695753">
      <w:bodyDiv w:val="1"/>
      <w:marLeft w:val="0"/>
      <w:marRight w:val="0"/>
      <w:marTop w:val="0"/>
      <w:marBottom w:val="0"/>
      <w:divBdr>
        <w:top w:val="none" w:sz="0" w:space="0" w:color="auto"/>
        <w:left w:val="none" w:sz="0" w:space="0" w:color="auto"/>
        <w:bottom w:val="none" w:sz="0" w:space="0" w:color="auto"/>
        <w:right w:val="none" w:sz="0" w:space="0" w:color="auto"/>
      </w:divBdr>
    </w:div>
    <w:div w:id="1978413043">
      <w:bodyDiv w:val="1"/>
      <w:marLeft w:val="0"/>
      <w:marRight w:val="0"/>
      <w:marTop w:val="0"/>
      <w:marBottom w:val="0"/>
      <w:divBdr>
        <w:top w:val="none" w:sz="0" w:space="0" w:color="auto"/>
        <w:left w:val="none" w:sz="0" w:space="0" w:color="auto"/>
        <w:bottom w:val="none" w:sz="0" w:space="0" w:color="auto"/>
        <w:right w:val="none" w:sz="0" w:space="0" w:color="auto"/>
      </w:divBdr>
    </w:div>
    <w:div w:id="2057049107">
      <w:bodyDiv w:val="1"/>
      <w:marLeft w:val="0"/>
      <w:marRight w:val="0"/>
      <w:marTop w:val="0"/>
      <w:marBottom w:val="0"/>
      <w:divBdr>
        <w:top w:val="none" w:sz="0" w:space="0" w:color="auto"/>
        <w:left w:val="none" w:sz="0" w:space="0" w:color="auto"/>
        <w:bottom w:val="none" w:sz="0" w:space="0" w:color="auto"/>
        <w:right w:val="none" w:sz="0" w:space="0" w:color="auto"/>
      </w:divBdr>
      <w:divsChild>
        <w:div w:id="1095437599">
          <w:marLeft w:val="0"/>
          <w:marRight w:val="0"/>
          <w:marTop w:val="0"/>
          <w:marBottom w:val="0"/>
          <w:divBdr>
            <w:top w:val="none" w:sz="0" w:space="0" w:color="auto"/>
            <w:left w:val="none" w:sz="0" w:space="0" w:color="auto"/>
            <w:bottom w:val="none" w:sz="0" w:space="0" w:color="auto"/>
            <w:right w:val="none" w:sz="0" w:space="0" w:color="auto"/>
          </w:divBdr>
        </w:div>
      </w:divsChild>
    </w:div>
    <w:div w:id="2113167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0EBF46-758E-459B-97D4-98CB85B9C5DE}">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ajl3AUA0NX/6wc4DKT7CnNvklA==">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04B960-32A4-44B4-9F12-6D664359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31</Pages>
  <Words>8808</Words>
  <Characters>50212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31085</dc:creator>
  <cp:lastModifiedBy>Microsoft account</cp:lastModifiedBy>
  <cp:revision>61</cp:revision>
  <dcterms:created xsi:type="dcterms:W3CDTF">2023-01-30T03:42:00Z</dcterms:created>
  <dcterms:modified xsi:type="dcterms:W3CDTF">2023-03-24T07:23:00Z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d9e4d68-54d0-40a5-8c9a-85a36c87352c_Enabled">
    <vt:lpwstr>true</vt:lpwstr>
  </property>
  <property fmtid="{D5CDD505-2E9C-101B-9397-08002B2CF9AE}" pid="3" name="MSIP_Label_bd9e4d68-54d0-40a5-8c9a-85a36c87352c_SetDate">
    <vt:lpwstr>2022-07-13T05:27:40Z</vt:lpwstr>
  </property>
  <property fmtid="{D5CDD505-2E9C-101B-9397-08002B2CF9AE}" pid="4" name="MSIP_Label_bd9e4d68-54d0-40a5-8c9a-85a36c87352c_Method">
    <vt:lpwstr>Privileged</vt:lpwstr>
  </property>
  <property fmtid="{D5CDD505-2E9C-101B-9397-08002B2CF9AE}" pid="5" name="MSIP_Label_bd9e4d68-54d0-40a5-8c9a-85a36c87352c_Name">
    <vt:lpwstr>Unclassified</vt:lpwstr>
  </property>
  <property fmtid="{D5CDD505-2E9C-101B-9397-08002B2CF9AE}" pid="6" name="MSIP_Label_bd9e4d68-54d0-40a5-8c9a-85a36c87352c_SiteId">
    <vt:lpwstr>388728e1-bbd0-4378-98dc-f8682e644300</vt:lpwstr>
  </property>
  <property fmtid="{D5CDD505-2E9C-101B-9397-08002B2CF9AE}" pid="7" name="MSIP_Label_bd9e4d68-54d0-40a5-8c9a-85a36c87352c_ActionId">
    <vt:lpwstr>df6de464-dbdf-4329-9970-b1c592f47f27</vt:lpwstr>
  </property>
  <property fmtid="{D5CDD505-2E9C-101B-9397-08002B2CF9AE}" pid="8" name="MSIP_Label_bd9e4d68-54d0-40a5-8c9a-85a36c87352c_ContentBits">
    <vt:lpwstr>0</vt:lpwstr>
  </property>
  <property fmtid="{D5CDD505-2E9C-101B-9397-08002B2CF9AE}" pid="9" name="GrammarlyDocumentId">
    <vt:lpwstr>1483cce1436b06da2cda4e5a30eaea9bfb4a522fb8e7b6b6f3637c1ca6604aee</vt:lpwstr>
  </property>
  <property fmtid="{D5CDD505-2E9C-101B-9397-08002B2CF9AE}" pid="10" name="Mendeley Recent Style Id 0_1">
    <vt:lpwstr>http://www.zotero.org/styles/apa</vt:lpwstr>
  </property>
  <property fmtid="{D5CDD505-2E9C-101B-9397-08002B2CF9AE}" pid="11" name="Mendeley Recent Style Name 0_1">
    <vt:lpwstr>American Psychological Association 7th edition</vt:lpwstr>
  </property>
  <property fmtid="{D5CDD505-2E9C-101B-9397-08002B2CF9AE}" pid="12" name="Mendeley Recent Style Id 1_1">
    <vt:lpwstr>http://www.zotero.org/styles/american-sociological-association</vt:lpwstr>
  </property>
  <property fmtid="{D5CDD505-2E9C-101B-9397-08002B2CF9AE}" pid="13" name="Mendeley Recent Style Name 1_1">
    <vt:lpwstr>American Sociological Association 6th edition</vt:lpwstr>
  </property>
  <property fmtid="{D5CDD505-2E9C-101B-9397-08002B2CF9AE}" pid="14" name="Mendeley Recent Style Id 2_1">
    <vt:lpwstr>http://www.zotero.org/styles/chicago-author-date</vt:lpwstr>
  </property>
  <property fmtid="{D5CDD505-2E9C-101B-9397-08002B2CF9AE}" pid="15" name="Mendeley Recent Style Name 2_1">
    <vt:lpwstr>Chicago Manual of Style 17th edition (author-date)</vt:lpwstr>
  </property>
  <property fmtid="{D5CDD505-2E9C-101B-9397-08002B2CF9AE}" pid="16" name="Mendeley Recent Style Id 3_1">
    <vt:lpwstr>http://www.zotero.org/styles/harvard-cite-them-right</vt:lpwstr>
  </property>
  <property fmtid="{D5CDD505-2E9C-101B-9397-08002B2CF9AE}" pid="17" name="Mendeley Recent Style Name 3_1">
    <vt:lpwstr>Cite Them Right 12th edition - Harvard</vt:lpwstr>
  </property>
  <property fmtid="{D5CDD505-2E9C-101B-9397-08002B2CF9AE}" pid="18" name="Mendeley Recent Style Id 4_1">
    <vt:lpwstr>http://www.zotero.org/styles/harvard1</vt:lpwstr>
  </property>
  <property fmtid="{D5CDD505-2E9C-101B-9397-08002B2CF9AE}" pid="19" name="Mendeley Recent Style Name 4_1">
    <vt:lpwstr>Harvard reference format 1 (deprecated)</vt:lpwstr>
  </property>
  <property fmtid="{D5CDD505-2E9C-101B-9397-08002B2CF9AE}" pid="20" name="Mendeley Recent Style Id 5_1">
    <vt:lpwstr>http://www.zotero.org/styles/ieee</vt:lpwstr>
  </property>
  <property fmtid="{D5CDD505-2E9C-101B-9397-08002B2CF9AE}" pid="21" name="Mendeley Recent Style Name 5_1">
    <vt:lpwstr>IEEE</vt:lpwstr>
  </property>
  <property fmtid="{D5CDD505-2E9C-101B-9397-08002B2CF9AE}" pid="22" name="Mendeley Recent Style Id 6_1">
    <vt:lpwstr>http://www.zotero.org/styles/materials-today-proceedings</vt:lpwstr>
  </property>
  <property fmtid="{D5CDD505-2E9C-101B-9397-08002B2CF9AE}" pid="23" name="Mendeley Recent Style Name 6_1">
    <vt:lpwstr>Materials Today: Proceedings</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Citation Style_1">
    <vt:lpwstr>http://www.zotero.org/styles/ieee</vt:lpwstr>
  </property>
</Properties>
</file>